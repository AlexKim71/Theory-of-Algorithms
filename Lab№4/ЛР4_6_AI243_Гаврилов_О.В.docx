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svg" ContentType="image/svg"/>
  <Override PartName="/word/header5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ins w:id="0" w:author="&lt;анонимный&gt;" w:date="2025-10-22T13:43:56Z">
        <w:r>
          <w:rPr>
            <w:rFonts w:eastAsia="Times New Roman" w:cs="Times New Roman"/>
            <w:color w:val="000000"/>
            <w:szCs w:val="28"/>
          </w:rPr>
          <w:t xml:space="preserve"> </w:t>
        </w:r>
      </w:ins>
      <w:ins w:id="1" w:author="&lt;анонимный&gt;" w:date="2025-10-28T16:46:30Z">
        <w:r>
          <w:rPr>
            <w:rFonts w:eastAsia="Times New Roman" w:cs="Times New Roman"/>
            <w:color w:val="000000"/>
            <w:szCs w:val="28"/>
          </w:rPr>
          <w:t>4</w:t>
        </w:r>
      </w:ins>
      <w:del w:id="2" w:author="&lt;анонимный&gt;" w:date="2025-10-22T13:43:56Z">
        <w:r>
          <w:rPr>
            <w:rFonts w:eastAsia="Times New Roman" w:cs="Times New Roman"/>
            <w:color w:val="000000"/>
            <w:szCs w:val="28"/>
            <w:lang w:val="ru-RU"/>
          </w:rPr>
          <w:delText xml:space="preserve"> </w:delText>
        </w:r>
      </w:del>
      <w:del w:id="3" w:author="&lt;анонимный&gt;" w:date="2025-10-22T13:43:56Z">
        <w:r>
          <w:rPr>
            <w:rFonts w:eastAsia="Times New Roman" w:cs="Times New Roman"/>
            <w:color w:val="000000"/>
            <w:szCs w:val="28"/>
            <w:shd w:fill="auto" w:val="clear"/>
            <w:lang w:val="ru-RU"/>
          </w:rPr>
          <w:delText>2</w:delText>
        </w:r>
      </w:del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Тема: «</w:t>
      </w:r>
      <w:del w:id="4" w:author="&lt;анонимный&gt;" w:date="2025-10-22T13:44:15Z">
        <w:r>
          <w:rPr>
            <w:rFonts w:eastAsia="Times New Roman" w:cs="Times New Roman"/>
            <w:color w:val="000000"/>
            <w:szCs w:val="28"/>
            <w:shd w:fill="auto" w:val="clear"/>
          </w:rPr>
          <w:delText>Логарифмічні</w:delText>
        </w:r>
      </w:del>
      <w:del w:id="5" w:author="&lt;анонимный&gt;" w:date="2025-10-22T13:44:15Z">
        <w:r>
          <w:rPr>
            <w:rFonts w:eastAsia="Times New Roman" w:cs="Times New Roman"/>
            <w:color w:val="000000"/>
            <w:spacing w:val="-11"/>
            <w:szCs w:val="28"/>
            <w:shd w:fill="auto" w:val="clear"/>
          </w:rPr>
          <w:delText xml:space="preserve"> </w:delText>
        </w:r>
      </w:del>
      <w:del w:id="6" w:author="&lt;анонимный&gt;" w:date="2025-10-22T13:44:15Z">
        <w:r>
          <w:rPr>
            <w:rFonts w:eastAsia="Times New Roman" w:cs="Times New Roman"/>
            <w:color w:val="000000"/>
            <w:szCs w:val="28"/>
            <w:shd w:fill="auto" w:val="clear"/>
          </w:rPr>
          <w:delText>алгоритми</w:delText>
        </w:r>
      </w:del>
      <w:del w:id="7" w:author="&lt;анонимный&gt;" w:date="2025-10-22T13:44:15Z">
        <w:r>
          <w:rPr>
            <w:rFonts w:eastAsia="Times New Roman" w:cs="Times New Roman"/>
            <w:color w:val="000000"/>
            <w:spacing w:val="-10"/>
            <w:szCs w:val="28"/>
            <w:shd w:fill="auto" w:val="clear"/>
          </w:rPr>
          <w:delText xml:space="preserve"> </w:delText>
        </w:r>
      </w:del>
      <w:del w:id="8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delText>сортування</w:delText>
        </w:r>
      </w:del>
      <w:ins w:id="9" w:author="&lt;анонимный&gt;" w:date="2025-10-28T16:46:41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Робота</w:t>
        </w:r>
      </w:ins>
      <w:ins w:id="10" w:author="&lt;анонимный&gt;" w:date="2025-10-28T16:46:41Z">
        <w:r>
          <w:rPr>
            <w:rFonts w:eastAsia="Times New Roman" w:cs="Times New Roman"/>
            <w:color w:val="000000"/>
            <w:spacing w:val="-4"/>
            <w:szCs w:val="28"/>
            <w:shd w:fill="auto" w:val="clear"/>
          </w:rPr>
          <w:t xml:space="preserve"> </w:t>
        </w:r>
      </w:ins>
      <w:ins w:id="11" w:author="&lt;анонимный&gt;" w:date="2025-10-28T16:46:41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з</w:t>
        </w:r>
      </w:ins>
      <w:ins w:id="12" w:author="&lt;анонимный&gt;" w:date="2025-10-28T16:46:41Z">
        <w:r>
          <w:rPr>
            <w:rFonts w:eastAsia="Times New Roman" w:cs="Times New Roman"/>
            <w:color w:val="000000"/>
            <w:spacing w:val="-7"/>
            <w:szCs w:val="28"/>
            <w:shd w:fill="auto" w:val="clear"/>
          </w:rPr>
          <w:t xml:space="preserve"> </w:t>
        </w:r>
      </w:ins>
      <w:ins w:id="13" w:author="&lt;анонимный&gt;" w:date="2025-10-28T16:46:41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хеш-таблицями</w:t>
        </w:r>
      </w:ins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АІ-243</w:t>
      </w:r>
    </w:p>
    <w:p>
      <w:pPr>
        <w:pStyle w:val="Normal"/>
        <w:shd w:val="clear" w:color="auto" w:fill="FFFFFF"/>
        <w:jc w:val="right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Гаврилов О.В.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  <w:del w:id="17" w:author="&lt;анонимный&gt;" w:date="2025-10-22T13:44:22Z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del w:id="14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 xml:space="preserve">Аналіз доцільності використання алгоритмів сортування злиттям (Merge Sort) та швидкого сортування (Quick Sort), що мають логарифмічну обчислювальну складність </w:delText>
        </w:r>
      </w:del>
      <w:del w:id="15" w:author="&lt;анонимный&gt;" w:date="2025-10-22T13:44:22Z">
        <w:r>
          <w:rPr>
            <w:rFonts w:eastAsia="Times New Roman" w:cs="Times New Roman"/>
            <w:i/>
            <w:iCs/>
            <w:color w:val="000000"/>
            <w:sz w:val="28"/>
            <w:szCs w:val="28"/>
          </w:rPr>
          <w:delText>(O(n\logn)),</w:delText>
        </w:r>
      </w:del>
      <w:del w:id="16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 xml:space="preserve"> а також дослідження їхніх переваг та недоліків для визначення оптимальних умов застосування.</w:delText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color w:val="000000"/>
          <w:sz w:val="24"/>
          <w:szCs w:val="24"/>
        </w:rPr>
      </w:pPr>
      <w:del w:id="18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>базових операцій.</w:delText>
        </w:r>
      </w:del>
      <w:ins w:id="19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Метою</w:t>
        </w:r>
      </w:ins>
      <w:ins w:id="20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6"/>
            <w:sz w:val="28"/>
            <w:szCs w:val="28"/>
          </w:rPr>
          <w:t xml:space="preserve"> </w:t>
        </w:r>
      </w:ins>
      <w:ins w:id="21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виконання</w:t>
        </w:r>
      </w:ins>
      <w:ins w:id="22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5"/>
            <w:sz w:val="28"/>
            <w:szCs w:val="28"/>
          </w:rPr>
          <w:t xml:space="preserve"> </w:t>
        </w:r>
      </w:ins>
      <w:ins w:id="23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лабораторної</w:t>
        </w:r>
      </w:ins>
      <w:ins w:id="24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4"/>
            <w:sz w:val="28"/>
            <w:szCs w:val="28"/>
          </w:rPr>
          <w:t xml:space="preserve"> </w:t>
        </w:r>
      </w:ins>
      <w:ins w:id="25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роботи</w:t>
        </w:r>
      </w:ins>
      <w:ins w:id="26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5"/>
            <w:sz w:val="28"/>
            <w:szCs w:val="28"/>
          </w:rPr>
          <w:t xml:space="preserve"> </w:t>
        </w:r>
      </w:ins>
      <w:ins w:id="27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є</w:t>
        </w:r>
      </w:ins>
      <w:ins w:id="28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6"/>
            <w:sz w:val="28"/>
            <w:szCs w:val="28"/>
          </w:rPr>
          <w:t xml:space="preserve"> </w:t>
        </w:r>
      </w:ins>
      <w:ins w:id="29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набуття</w:t>
        </w:r>
      </w:ins>
      <w:ins w:id="30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8"/>
            <w:sz w:val="28"/>
            <w:szCs w:val="28"/>
          </w:rPr>
          <w:t xml:space="preserve"> </w:t>
        </w:r>
      </w:ins>
      <w:ins w:id="31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практичних</w:t>
        </w:r>
      </w:ins>
      <w:ins w:id="32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pacing w:val="-4"/>
            <w:sz w:val="28"/>
            <w:szCs w:val="28"/>
          </w:rPr>
          <w:t xml:space="preserve"> </w:t>
        </w:r>
      </w:ins>
      <w:ins w:id="33" w:author="&lt;анонимный&gt;" w:date="2025-10-28T16:47:01Z">
        <w:r>
          <w:rPr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навичок із проектування, реалізації, тестування та аналізу алгоритмів створення і обробки хеш-таблиць.</w:t>
        </w:r>
      </w:ins>
    </w:p>
    <w:p>
      <w:pPr>
        <w:pStyle w:val="Normal"/>
        <w:spacing w:lineRule="auto" w:line="240"/>
        <w:jc w:val="right"/>
        <w:rPr>
          <w:rFonts w:ascii="Times New Roman" w:hAnsi="Times New Roman"/>
          <w:color w:themeColor="background1" w:themeShade="80" w:val="808080"/>
          <w:sz w:val="24"/>
          <w:szCs w:val="24"/>
        </w:rPr>
      </w:pPr>
      <w:r>
        <w:rPr>
          <w:rFonts w:ascii="Times New Roman" w:hAnsi="Times New Roman"/>
          <w:color w:themeColor="background1" w:themeShade="80" w:val="808080"/>
          <w:sz w:val="24"/>
          <w:szCs w:val="24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  <w:ins w:id="34" w:author="&lt;анонимный&gt;" w:date="2025-10-28T16:54:14Z"/>
        </w:rPr>
      </w:pPr>
      <w:r>
        <w:rPr>
          <w:rFonts w:eastAsia="Times New Roman" w:cs="Times New Roman"/>
          <w:b/>
          <w:szCs w:val="28"/>
        </w:rPr>
        <w:t>Завдання:</w:t>
      </w:r>
    </w:p>
    <w:p>
      <w:pPr>
        <w:pStyle w:val="Normal"/>
        <w:numPr>
          <w:ilvl w:val="0"/>
          <w:numId w:val="8"/>
        </w:numPr>
        <w:spacing w:lineRule="auto" w:line="240"/>
        <w:rPr>
          <w:color w:val="000000"/>
          <w:ins w:id="52" w:author="&lt;анонимный&gt;" w:date="2025-10-22T13:45:49Z"/>
        </w:rPr>
      </w:pPr>
      <w:ins w:id="35" w:author="&lt;анонимный&gt;" w:date="2025-10-22T13:45:49Z">
        <w:r>
          <w:rPr>
            <w:color w:val="000000"/>
            <w:sz w:val="28"/>
          </w:rPr>
          <w:t>Спроектувати, реалізувати, протестувати та проаналізувати алгоритм створення</w:t>
        </w:r>
      </w:ins>
      <w:ins w:id="36" w:author="&lt;анонимный&gt;" w:date="2025-10-22T13:45:49Z">
        <w:r>
          <w:rPr>
            <w:color w:val="000000"/>
            <w:spacing w:val="-4"/>
            <w:sz w:val="28"/>
          </w:rPr>
          <w:t xml:space="preserve"> </w:t>
        </w:r>
      </w:ins>
      <w:ins w:id="37" w:author="&lt;анонимный&gt;" w:date="2025-10-22T13:45:49Z">
        <w:r>
          <w:rPr>
            <w:color w:val="000000"/>
            <w:sz w:val="28"/>
          </w:rPr>
          <w:t>відкритою</w:t>
        </w:r>
      </w:ins>
      <w:ins w:id="38" w:author="&lt;анонимный&gt;" w:date="2025-10-22T13:45:49Z">
        <w:r>
          <w:rPr>
            <w:color w:val="000000"/>
            <w:spacing w:val="-5"/>
            <w:sz w:val="28"/>
          </w:rPr>
          <w:t xml:space="preserve"> </w:t>
        </w:r>
      </w:ins>
      <w:ins w:id="39" w:author="&lt;анонимный&gt;" w:date="2025-10-22T13:45:49Z">
        <w:r>
          <w:rPr>
            <w:color w:val="000000"/>
            <w:sz w:val="28"/>
          </w:rPr>
          <w:t>хеш-таблиці</w:t>
        </w:r>
      </w:ins>
      <w:ins w:id="40" w:author="&lt;анонимный&gt;" w:date="2025-10-22T13:45:49Z">
        <w:r>
          <w:rPr>
            <w:color w:val="000000"/>
            <w:spacing w:val="-6"/>
            <w:sz w:val="28"/>
          </w:rPr>
          <w:t xml:space="preserve"> </w:t>
        </w:r>
      </w:ins>
      <w:ins w:id="41" w:author="&lt;анонимный&gt;" w:date="2025-10-22T13:45:49Z">
        <w:r>
          <w:rPr>
            <w:color w:val="000000"/>
            <w:sz w:val="28"/>
          </w:rPr>
          <w:t>при</w:t>
        </w:r>
      </w:ins>
      <w:ins w:id="42" w:author="&lt;анонимный&gt;" w:date="2025-10-22T13:45:49Z">
        <w:r>
          <w:rPr>
            <w:color w:val="000000"/>
            <w:spacing w:val="-7"/>
            <w:sz w:val="28"/>
          </w:rPr>
          <w:t xml:space="preserve"> </w:t>
        </w:r>
      </w:ins>
      <w:ins w:id="43" w:author="&lt;анонимный&gt;" w:date="2025-10-22T13:45:49Z">
        <w:r>
          <w:rPr>
            <w:color w:val="000000"/>
            <w:sz w:val="28"/>
          </w:rPr>
          <w:t>хешування</w:t>
        </w:r>
      </w:ins>
      <w:ins w:id="44" w:author="&lt;анонимный&gt;" w:date="2025-10-22T13:45:49Z">
        <w:r>
          <w:rPr>
            <w:color w:val="000000"/>
            <w:spacing w:val="-4"/>
            <w:sz w:val="28"/>
          </w:rPr>
          <w:t xml:space="preserve"> </w:t>
        </w:r>
      </w:ins>
      <w:ins w:id="45" w:author="&lt;анонимный&gt;" w:date="2025-10-22T13:45:49Z">
        <w:r>
          <w:rPr>
            <w:color w:val="000000"/>
            <w:sz w:val="28"/>
          </w:rPr>
          <w:t>з</w:t>
        </w:r>
      </w:ins>
      <w:ins w:id="46" w:author="&lt;анонимный&gt;" w:date="2025-10-22T13:45:49Z">
        <w:r>
          <w:rPr>
            <w:color w:val="000000"/>
            <w:spacing w:val="-6"/>
            <w:sz w:val="28"/>
          </w:rPr>
          <w:t xml:space="preserve"> </w:t>
        </w:r>
      </w:ins>
      <w:ins w:id="47" w:author="&lt;анонимный&gt;" w:date="2025-10-22T13:45:49Z">
        <w:r>
          <w:rPr>
            <w:color w:val="000000"/>
            <w:sz w:val="28"/>
          </w:rPr>
          <w:t>ланцюжками</w:t>
        </w:r>
      </w:ins>
      <w:ins w:id="48" w:author="&lt;анонимный&gt;" w:date="2025-10-22T13:45:49Z">
        <w:r>
          <w:rPr>
            <w:color w:val="000000"/>
            <w:spacing w:val="-4"/>
            <w:sz w:val="28"/>
          </w:rPr>
          <w:t xml:space="preserve"> </w:t>
        </w:r>
      </w:ins>
      <w:ins w:id="49" w:author="&lt;анонимный&gt;" w:date="2025-10-22T13:45:49Z">
        <w:r>
          <w:rPr>
            <w:color w:val="000000"/>
            <w:sz w:val="28"/>
          </w:rPr>
          <w:t>за</w:t>
        </w:r>
      </w:ins>
      <w:ins w:id="50" w:author="&lt;анонимный&gt;" w:date="2025-10-22T13:45:49Z">
        <w:r>
          <w:rPr>
            <w:color w:val="000000"/>
            <w:spacing w:val="-4"/>
            <w:sz w:val="28"/>
          </w:rPr>
          <w:t xml:space="preserve"> </w:t>
        </w:r>
      </w:ins>
      <w:ins w:id="51" w:author="&lt;анонимный&gt;" w:date="2025-10-22T13:45:49Z">
        <w:r>
          <w:rPr>
            <w:color w:val="000000"/>
            <w:sz w:val="28"/>
          </w:rPr>
          <w:t>варіантом завдання із Таблиці «Варіанти завдань», використовуючи хеш-функції</w:t>
        </w:r>
      </w:ins>
    </w:p>
    <w:p>
      <w:pPr>
        <w:pStyle w:val="ListParagraph"/>
        <w:numPr>
          <w:ilvl w:val="0"/>
          <w:numId w:val="8"/>
        </w:numPr>
        <w:tabs>
          <w:tab w:val="clear" w:pos="720"/>
          <w:tab w:val="left" w:pos="850" w:leader="none"/>
        </w:tabs>
        <w:spacing w:lineRule="auto" w:line="240" w:before="2" w:after="0"/>
        <w:contextualSpacing w:val="false"/>
        <w:jc w:val="left"/>
        <w:rPr>
          <w:sz w:val="28"/>
          <w:ins w:id="65" w:author="&lt;анонимный&gt;" w:date="2025-10-22T13:45:49Z"/>
        </w:rPr>
      </w:pPr>
      <w:ins w:id="53" w:author="&lt;анонимный&gt;" w:date="2025-10-22T13:45:49Z">
        <w:r>
          <w:rPr>
            <w:sz w:val="28"/>
          </w:rPr>
          <w:t>Виконати</w:t>
        </w:r>
      </w:ins>
      <w:ins w:id="54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55" w:author="&lt;анонимный&gt;" w:date="2025-10-22T13:45:49Z">
        <w:r>
          <w:rPr>
            <w:sz w:val="28"/>
          </w:rPr>
          <w:t>візуалізацію</w:t>
        </w:r>
      </w:ins>
      <w:ins w:id="56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57" w:author="&lt;анонимный&gt;" w:date="2025-10-22T13:45:49Z">
        <w:r>
          <w:rPr>
            <w:sz w:val="28"/>
          </w:rPr>
          <w:t>створення</w:t>
        </w:r>
      </w:ins>
      <w:ins w:id="58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59" w:author="&lt;анонимный&gt;" w:date="2025-10-22T13:45:49Z">
        <w:r>
          <w:rPr>
            <w:sz w:val="28"/>
          </w:rPr>
          <w:t>відкритої</w:t>
        </w:r>
      </w:ins>
      <w:ins w:id="60" w:author="&lt;анонимный&gt;" w:date="2025-10-22T13:45:49Z">
        <w:r>
          <w:rPr>
            <w:spacing w:val="-8"/>
            <w:sz w:val="28"/>
          </w:rPr>
          <w:t xml:space="preserve"> </w:t>
        </w:r>
      </w:ins>
      <w:ins w:id="61" w:author="&lt;анонимный&gt;" w:date="2025-10-22T13:45:49Z">
        <w:r>
          <w:rPr>
            <w:sz w:val="28"/>
          </w:rPr>
          <w:t>хеш-таблиці</w:t>
        </w:r>
      </w:ins>
      <w:ins w:id="62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63" w:author="&lt;анонимный&gt;" w:date="2025-10-22T13:45:49Z">
        <w:r>
          <w:rPr>
            <w:sz w:val="28"/>
          </w:rPr>
          <w:t xml:space="preserve">надати </w:t>
        </w:r>
      </w:ins>
      <w:ins w:id="64" w:author="&lt;анонимный&gt;" w:date="2025-10-22T13:45:49Z">
        <w:r>
          <w:rPr>
            <w:spacing w:val="-2"/>
            <w:sz w:val="28"/>
          </w:rPr>
          <w:t>пояснення</w:t>
        </w:r>
      </w:ins>
    </w:p>
    <w:p>
      <w:pPr>
        <w:pStyle w:val="ListParagraph"/>
        <w:numPr>
          <w:ilvl w:val="0"/>
          <w:numId w:val="8"/>
        </w:numPr>
        <w:tabs>
          <w:tab w:val="clear" w:pos="720"/>
          <w:tab w:val="left" w:pos="422" w:leader="none"/>
        </w:tabs>
        <w:spacing w:lineRule="auto" w:line="240" w:before="0" w:after="0"/>
        <w:contextualSpacing w:val="false"/>
        <w:jc w:val="left"/>
        <w:rPr>
          <w:rFonts w:ascii="Cambria Math" w:hAnsi="Cambria Math"/>
          <w:sz w:val="28"/>
          <w:ins w:id="86" w:author="&lt;анонимный&gt;" w:date="2025-10-22T13:45:49Z"/>
        </w:rPr>
      </w:pPr>
      <w:ins w:id="66" w:author="&lt;анонимный&gt;" w:date="2025-10-22T13:45:49Z">
        <w:r>
          <w:rPr>
            <w:spacing w:val="-2"/>
            <w:sz w:val="28"/>
          </w:rPr>
          <w:t>Спроектувати, реалізувати, протестувати та проаналізувати алгоритм створення</w:t>
        </w:r>
      </w:ins>
      <w:ins w:id="67" w:author="&lt;анонимный&gt;" w:date="2025-10-22T13:45:49Z">
        <w:r>
          <w:rPr>
            <w:spacing w:val="-4"/>
            <w:sz w:val="28"/>
          </w:rPr>
          <w:t xml:space="preserve"> </w:t>
        </w:r>
      </w:ins>
      <w:ins w:id="68" w:author="&lt;анонимный&gt;" w:date="2025-10-22T13:45:49Z">
        <w:r>
          <w:rPr>
            <w:spacing w:val="-2"/>
            <w:sz w:val="28"/>
          </w:rPr>
          <w:t>закритої</w:t>
        </w:r>
      </w:ins>
      <w:ins w:id="69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70" w:author="&lt;анонимный&gt;" w:date="2025-10-22T13:45:49Z">
        <w:r>
          <w:rPr>
            <w:spacing w:val="-2"/>
            <w:sz w:val="28"/>
          </w:rPr>
          <w:t>хеш-таблиці</w:t>
        </w:r>
      </w:ins>
      <w:ins w:id="71" w:author="&lt;анонимный&gt;" w:date="2025-10-22T13:45:49Z">
        <w:r>
          <w:rPr>
            <w:spacing w:val="-3"/>
            <w:sz w:val="28"/>
          </w:rPr>
          <w:t xml:space="preserve"> </w:t>
        </w:r>
      </w:ins>
      <w:ins w:id="72" w:author="&lt;анонимный&gt;" w:date="2025-10-22T13:45:49Z">
        <w:r>
          <w:rPr>
            <w:spacing w:val="-2"/>
            <w:sz w:val="28"/>
          </w:rPr>
          <w:t>при</w:t>
        </w:r>
      </w:ins>
      <w:ins w:id="73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74" w:author="&lt;анонимный&gt;" w:date="2025-10-22T13:45:49Z">
        <w:r>
          <w:rPr>
            <w:spacing w:val="-2"/>
            <w:sz w:val="28"/>
          </w:rPr>
          <w:t>хешування</w:t>
        </w:r>
      </w:ins>
      <w:ins w:id="75" w:author="&lt;анонимный&gt;" w:date="2025-10-22T13:45:49Z">
        <w:r>
          <w:rPr>
            <w:spacing w:val="-4"/>
            <w:sz w:val="28"/>
          </w:rPr>
          <w:t xml:space="preserve"> </w:t>
        </w:r>
      </w:ins>
      <w:ins w:id="76" w:author="&lt;анонимный&gt;" w:date="2025-10-22T13:45:49Z">
        <w:r>
          <w:rPr>
            <w:spacing w:val="-2"/>
            <w:sz w:val="28"/>
          </w:rPr>
          <w:t>з</w:t>
        </w:r>
      </w:ins>
      <w:ins w:id="77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78" w:author="&lt;анонимный&gt;" w:date="2025-10-22T13:45:49Z">
        <w:r>
          <w:rPr>
            <w:spacing w:val="-2"/>
            <w:sz w:val="28"/>
          </w:rPr>
          <w:t>відкритою</w:t>
        </w:r>
      </w:ins>
      <w:ins w:id="79" w:author="&lt;анонимный&gt;" w:date="2025-10-22T13:45:49Z">
        <w:r>
          <w:rPr>
            <w:spacing w:val="-5"/>
            <w:sz w:val="28"/>
          </w:rPr>
          <w:t xml:space="preserve"> </w:t>
        </w:r>
      </w:ins>
      <w:ins w:id="80" w:author="&lt;анонимный&gt;" w:date="2025-10-22T13:45:49Z">
        <w:r>
          <w:rPr>
            <w:spacing w:val="-2"/>
            <w:sz w:val="28"/>
          </w:rPr>
          <w:t>адресацією</w:t>
        </w:r>
      </w:ins>
      <w:ins w:id="81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82" w:author="&lt;анонимный&gt;" w:date="2025-10-22T13:45:49Z">
        <w:r>
          <w:rPr>
            <w:spacing w:val="-2"/>
            <w:sz w:val="28"/>
          </w:rPr>
          <w:t>за варіантом завдання із Таблиці «Варіанти завдань», використовуючи хеш- функції побудовані за методом ділення h (K) =K mod 13 та множення h(k)=</w:t>
        </w:r>
      </w:ins>
      <w:ins w:id="83" w:author="&lt;анонимный&gt;" w:date="2025-10-22T13:45:49Z">
        <w:r>
          <w:rPr>
            <w:rFonts w:ascii="Cambria Math" w:hAnsi="Cambria Math"/>
            <w:spacing w:val="-2"/>
            <w:sz w:val="28"/>
          </w:rPr>
          <w:t>⌊</w:t>
        </w:r>
      </w:ins>
      <w:ins w:id="84" w:author="&lt;анонимный&gt;" w:date="2025-10-22T13:45:49Z">
        <w:r>
          <w:rPr>
            <w:spacing w:val="-2"/>
            <w:sz w:val="28"/>
          </w:rPr>
          <w:t>16 (kA mod 1)</w:t>
        </w:r>
      </w:ins>
      <w:ins w:id="85" w:author="&lt;анонимный&gt;" w:date="2025-10-22T13:45:49Z">
        <w:r>
          <w:rPr>
            <w:rFonts w:ascii="Cambria Math" w:hAnsi="Cambria Math"/>
            <w:spacing w:val="-2"/>
            <w:sz w:val="28"/>
          </w:rPr>
          <w:t>⌋</w:t>
        </w:r>
      </w:ins>
    </w:p>
    <w:p>
      <w:pPr>
        <w:pStyle w:val="ListParagraph"/>
        <w:numPr>
          <w:ilvl w:val="0"/>
          <w:numId w:val="8"/>
        </w:numPr>
        <w:tabs>
          <w:tab w:val="clear" w:pos="720"/>
          <w:tab w:val="left" w:pos="422" w:leader="none"/>
        </w:tabs>
        <w:spacing w:lineRule="exact" w:line="322" w:before="0" w:after="0"/>
        <w:contextualSpacing w:val="false"/>
        <w:jc w:val="left"/>
        <w:rPr>
          <w:sz w:val="28"/>
          <w:ins w:id="100" w:author="&lt;анонимный&gt;" w:date="2025-10-22T13:45:49Z"/>
        </w:rPr>
      </w:pPr>
      <w:ins w:id="87" w:author="&lt;анонимный&gt;" w:date="2025-10-22T13:45:49Z">
        <w:r>
          <w:rPr>
            <w:rFonts w:ascii="Cambria Math" w:hAnsi="Cambria Math"/>
            <w:spacing w:val="-2"/>
            <w:sz w:val="28"/>
          </w:rPr>
          <w:t>Виконати</w:t>
        </w:r>
      </w:ins>
      <w:ins w:id="88" w:author="&lt;анонимный&gt;" w:date="2025-10-22T13:45:49Z">
        <w:r>
          <w:rPr>
            <w:rFonts w:ascii="Cambria Math" w:hAnsi="Cambria Math"/>
            <w:spacing w:val="-10"/>
            <w:sz w:val="28"/>
          </w:rPr>
          <w:t xml:space="preserve"> </w:t>
        </w:r>
      </w:ins>
      <w:ins w:id="89" w:author="&lt;анонимный&gt;" w:date="2025-10-22T13:45:49Z">
        <w:r>
          <w:rPr>
            <w:rFonts w:ascii="Cambria Math" w:hAnsi="Cambria Math"/>
            <w:spacing w:val="-2"/>
            <w:sz w:val="28"/>
          </w:rPr>
          <w:t>візуалізацію</w:t>
        </w:r>
      </w:ins>
      <w:ins w:id="90" w:author="&lt;анонимный&gt;" w:date="2025-10-22T13:45:49Z">
        <w:r>
          <w:rPr>
            <w:rFonts w:ascii="Cambria Math" w:hAnsi="Cambria Math"/>
            <w:spacing w:val="-7"/>
            <w:sz w:val="28"/>
          </w:rPr>
          <w:t xml:space="preserve"> </w:t>
        </w:r>
      </w:ins>
      <w:ins w:id="91" w:author="&lt;анонимный&gt;" w:date="2025-10-22T13:45:49Z">
        <w:r>
          <w:rPr>
            <w:rFonts w:ascii="Cambria Math" w:hAnsi="Cambria Math"/>
            <w:spacing w:val="-2"/>
            <w:sz w:val="28"/>
          </w:rPr>
          <w:t>створення</w:t>
        </w:r>
      </w:ins>
      <w:ins w:id="92" w:author="&lt;анонимный&gt;" w:date="2025-10-22T13:45:49Z">
        <w:r>
          <w:rPr>
            <w:rFonts w:ascii="Cambria Math" w:hAnsi="Cambria Math"/>
            <w:spacing w:val="-8"/>
            <w:sz w:val="28"/>
          </w:rPr>
          <w:t xml:space="preserve"> </w:t>
        </w:r>
      </w:ins>
      <w:ins w:id="93" w:author="&lt;анонимный&gt;" w:date="2025-10-22T13:45:49Z">
        <w:r>
          <w:rPr>
            <w:rFonts w:ascii="Cambria Math" w:hAnsi="Cambria Math"/>
            <w:spacing w:val="-2"/>
            <w:sz w:val="28"/>
          </w:rPr>
          <w:t>закритої</w:t>
        </w:r>
      </w:ins>
      <w:ins w:id="94" w:author="&lt;анонимный&gt;" w:date="2025-10-22T13:45:49Z">
        <w:r>
          <w:rPr>
            <w:rFonts w:ascii="Cambria Math" w:hAnsi="Cambria Math"/>
            <w:spacing w:val="-7"/>
            <w:sz w:val="28"/>
          </w:rPr>
          <w:t xml:space="preserve"> </w:t>
        </w:r>
      </w:ins>
      <w:ins w:id="95" w:author="&lt;анонимный&gt;" w:date="2025-10-22T13:45:49Z">
        <w:r>
          <w:rPr>
            <w:rFonts w:ascii="Cambria Math" w:hAnsi="Cambria Math"/>
            <w:spacing w:val="-2"/>
            <w:sz w:val="28"/>
          </w:rPr>
          <w:t>хеш-таблиці</w:t>
        </w:r>
      </w:ins>
      <w:ins w:id="96" w:author="&lt;анонимный&gt;" w:date="2025-10-22T13:45:49Z">
        <w:r>
          <w:rPr>
            <w:rFonts w:ascii="Cambria Math" w:hAnsi="Cambria Math"/>
            <w:spacing w:val="-10"/>
            <w:sz w:val="28"/>
          </w:rPr>
          <w:t xml:space="preserve"> </w:t>
        </w:r>
      </w:ins>
      <w:ins w:id="97" w:author="&lt;анонимный&gt;" w:date="2025-10-22T13:45:49Z">
        <w:r>
          <w:rPr>
            <w:rFonts w:ascii="Cambria Math" w:hAnsi="Cambria Math"/>
            <w:spacing w:val="-2"/>
            <w:sz w:val="28"/>
          </w:rPr>
          <w:t>надати</w:t>
        </w:r>
      </w:ins>
      <w:ins w:id="98" w:author="&lt;анонимный&gt;" w:date="2025-10-22T13:45:49Z">
        <w:r>
          <w:rPr>
            <w:rFonts w:ascii="Cambria Math" w:hAnsi="Cambria Math"/>
            <w:spacing w:val="-10"/>
            <w:sz w:val="28"/>
          </w:rPr>
          <w:t xml:space="preserve"> </w:t>
        </w:r>
      </w:ins>
      <w:ins w:id="99" w:author="&lt;анонимный&gt;" w:date="2025-10-22T13:45:49Z">
        <w:r>
          <w:rPr>
            <w:rFonts w:ascii="Cambria Math" w:hAnsi="Cambria Math"/>
            <w:spacing w:val="-2"/>
            <w:sz w:val="28"/>
          </w:rPr>
          <w:t>пояснення</w:t>
        </w:r>
      </w:ins>
    </w:p>
    <w:p>
      <w:pPr>
        <w:pStyle w:val="ListParagraph"/>
        <w:numPr>
          <w:ilvl w:val="0"/>
          <w:numId w:val="8"/>
        </w:numPr>
        <w:tabs>
          <w:tab w:val="clear" w:pos="720"/>
          <w:tab w:val="left" w:pos="850" w:leader="none"/>
        </w:tabs>
        <w:spacing w:lineRule="auto" w:line="240" w:before="0" w:after="0"/>
        <w:contextualSpacing w:val="false"/>
        <w:jc w:val="both"/>
        <w:rPr>
          <w:sz w:val="28"/>
          <w:ins w:id="116" w:author="&lt;анонимный&gt;" w:date="2025-10-22T13:45:49Z"/>
        </w:rPr>
      </w:pPr>
      <w:ins w:id="101" w:author="&lt;анонимный&gt;" w:date="2025-10-22T13:45:49Z">
        <w:r>
          <w:rPr>
            <w:sz w:val="28"/>
          </w:rPr>
          <w:t>Показати на прикладі, що алгоритми хешування з ланцюжками та з відкритою адресацією мають середню ефективність</w:t>
        </w:r>
      </w:ins>
      <w:ins w:id="102" w:author="&lt;анонимный&gt;" w:date="2025-10-22T13:45:49Z">
        <w:r>
          <w:rPr>
            <w:spacing w:val="40"/>
            <w:sz w:val="28"/>
          </w:rPr>
          <w:t xml:space="preserve"> </w:t>
        </w:r>
      </w:ins>
      <w:ins w:id="103" w:author="&lt;анонимный&gt;" w:date="2025-10-22T13:45:49Z">
        <w:r>
          <w:rPr>
            <w:sz w:val="28"/>
          </w:rPr>
          <w:t>сортування купою є нестійким</w:t>
        </w:r>
      </w:ins>
      <w:ins w:id="104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105" w:author="&lt;анонимный&gt;" w:date="2025-10-22T13:45:49Z">
        <w:r>
          <w:rPr>
            <w:sz w:val="28"/>
          </w:rPr>
          <w:t>та</w:t>
        </w:r>
      </w:ins>
      <w:ins w:id="106" w:author="&lt;анонимный&gt;" w:date="2025-10-22T13:45:49Z">
        <w:r>
          <w:rPr>
            <w:spacing w:val="-9"/>
            <w:sz w:val="28"/>
          </w:rPr>
          <w:t xml:space="preserve"> </w:t>
        </w:r>
      </w:ins>
      <w:ins w:id="107" w:author="&lt;анонимный&gt;" w:date="2025-10-22T13:45:49Z">
        <w:r>
          <w:rPr>
            <w:sz w:val="28"/>
          </w:rPr>
          <w:t>порівняти</w:t>
        </w:r>
      </w:ins>
      <w:ins w:id="108" w:author="&lt;анонимный&gt;" w:date="2025-10-22T13:45:49Z">
        <w:r>
          <w:rPr>
            <w:spacing w:val="-5"/>
            <w:sz w:val="28"/>
          </w:rPr>
          <w:t xml:space="preserve"> </w:t>
        </w:r>
      </w:ins>
      <w:ins w:id="109" w:author="&lt;анонимный&gt;" w:date="2025-10-22T13:45:49Z">
        <w:r>
          <w:rPr>
            <w:sz w:val="28"/>
          </w:rPr>
          <w:t>обчислювальну</w:t>
        </w:r>
      </w:ins>
      <w:ins w:id="110" w:author="&lt;анонимный&gt;" w:date="2025-10-22T13:45:49Z">
        <w:r>
          <w:rPr>
            <w:spacing w:val="-5"/>
            <w:sz w:val="28"/>
          </w:rPr>
          <w:t xml:space="preserve"> </w:t>
        </w:r>
      </w:ins>
      <w:ins w:id="111" w:author="&lt;анонимный&gt;" w:date="2025-10-22T13:45:49Z">
        <w:r>
          <w:rPr>
            <w:sz w:val="28"/>
          </w:rPr>
          <w:t>складність</w:t>
        </w:r>
      </w:ins>
      <w:ins w:id="112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113" w:author="&lt;анонимный&gt;" w:date="2025-10-22T13:45:49Z">
        <w:r>
          <w:rPr>
            <w:sz w:val="28"/>
          </w:rPr>
          <w:t>алгоритмів</w:t>
        </w:r>
      </w:ins>
      <w:ins w:id="114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115" w:author="&lt;анонимный&gt;" w:date="2025-10-22T13:45:49Z">
        <w:r>
          <w:rPr>
            <w:sz w:val="28"/>
          </w:rPr>
          <w:t>сортування купою та швидкого сортування за базовими операціями.</w:t>
        </w:r>
      </w:ins>
    </w:p>
    <w:p>
      <w:pPr>
        <w:pStyle w:val="ListParagraph"/>
        <w:numPr>
          <w:ilvl w:val="1"/>
          <w:numId w:val="9"/>
        </w:numPr>
        <w:tabs>
          <w:tab w:val="clear" w:pos="720"/>
          <w:tab w:val="left" w:pos="862" w:leader="none"/>
        </w:tabs>
        <w:spacing w:lineRule="auto" w:line="240" w:before="1" w:after="0"/>
        <w:contextualSpacing w:val="false"/>
        <w:jc w:val="left"/>
        <w:rPr>
          <w:ins w:id="132" w:author="&lt;анонимный&gt;" w:date="2025-10-22T13:45:49Z"/>
        </w:rPr>
      </w:pPr>
      <w:ins w:id="117" w:author="&lt;анонимный&gt;" w:date="2025-10-22T13:45:49Z">
        <w:r>
          <w:rPr>
            <w:sz w:val="28"/>
          </w:rPr>
          <w:t>знайдіть</w:t>
        </w:r>
      </w:ins>
      <w:ins w:id="118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119" w:author="&lt;анонимный&gt;" w:date="2025-10-22T13:45:49Z">
        <w:r>
          <w:rPr>
            <w:sz w:val="28"/>
          </w:rPr>
          <w:t>кількість</w:t>
        </w:r>
      </w:ins>
      <w:ins w:id="120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121" w:author="&lt;анонимный&gt;" w:date="2025-10-22T13:45:49Z">
        <w:r>
          <w:rPr>
            <w:sz w:val="28"/>
          </w:rPr>
          <w:t>порівнянь</w:t>
        </w:r>
      </w:ins>
      <w:ins w:id="122" w:author="&lt;анонимный&gt;" w:date="2025-10-22T13:45:49Z">
        <w:r>
          <w:rPr>
            <w:spacing w:val="-7"/>
            <w:sz w:val="28"/>
          </w:rPr>
          <w:t xml:space="preserve"> </w:t>
        </w:r>
      </w:ins>
      <w:ins w:id="123" w:author="&lt;анонимный&gt;" w:date="2025-10-22T13:45:49Z">
        <w:r>
          <w:rPr>
            <w:sz w:val="28"/>
          </w:rPr>
          <w:t>при</w:t>
        </w:r>
      </w:ins>
      <w:ins w:id="124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125" w:author="&lt;анонимный&gt;" w:date="2025-10-22T13:45:49Z">
        <w:r>
          <w:rPr>
            <w:sz w:val="28"/>
          </w:rPr>
          <w:t>пошуку</w:t>
        </w:r>
      </w:ins>
      <w:ins w:id="126" w:author="&lt;анонимный&gt;" w:date="2025-10-22T13:45:49Z">
        <w:r>
          <w:rPr>
            <w:spacing w:val="-3"/>
            <w:sz w:val="28"/>
          </w:rPr>
          <w:t xml:space="preserve"> </w:t>
        </w:r>
      </w:ins>
      <w:ins w:id="127" w:author="&lt;анонимный&gt;" w:date="2025-10-22T13:45:49Z">
        <w:r>
          <w:rPr>
            <w:sz w:val="28"/>
          </w:rPr>
          <w:t>(видаленні)</w:t>
        </w:r>
      </w:ins>
      <w:ins w:id="128" w:author="&lt;анонимный&gt;" w:date="2025-10-22T13:45:49Z">
        <w:r>
          <w:rPr>
            <w:spacing w:val="-6"/>
            <w:sz w:val="28"/>
          </w:rPr>
          <w:t xml:space="preserve"> </w:t>
        </w:r>
      </w:ins>
      <w:ins w:id="129" w:author="&lt;анонимный&gt;" w:date="2025-10-22T13:45:49Z">
        <w:r>
          <w:rPr>
            <w:sz w:val="28"/>
          </w:rPr>
          <w:t>будь-якого елемента із побудованих хеш-таблиць та</w:t>
        </w:r>
      </w:ins>
      <w:ins w:id="130" w:author="&lt;анонимный&gt;" w:date="2025-10-22T13:45:49Z">
        <w:r>
          <w:rPr>
            <w:spacing w:val="40"/>
            <w:sz w:val="28"/>
          </w:rPr>
          <w:t xml:space="preserve"> </w:t>
        </w:r>
      </w:ins>
      <w:ins w:id="131" w:author="&lt;анонимный&gt;" w:date="2025-10-22T13:45:49Z">
        <w:r>
          <w:rPr>
            <w:sz w:val="28"/>
          </w:rPr>
          <w:t>вкажіть елемент з максимальною кількістю порівнянь у кожній хеш-таблиці</w:t>
        </w:r>
      </w:ins>
    </w:p>
    <w:p>
      <w:pPr>
        <w:pStyle w:val="ListParagraph"/>
        <w:numPr>
          <w:ilvl w:val="1"/>
          <w:numId w:val="9"/>
        </w:numPr>
        <w:tabs>
          <w:tab w:val="clear" w:pos="720"/>
          <w:tab w:val="left" w:pos="862" w:leader="none"/>
        </w:tabs>
        <w:spacing w:lineRule="auto" w:line="240" w:before="0" w:after="0"/>
        <w:contextualSpacing w:val="false"/>
        <w:jc w:val="left"/>
        <w:rPr>
          <w:sz w:val="28"/>
          <w:ins w:id="144" w:author="&lt;анонимный&gt;" w:date="2025-10-22T13:45:49Z"/>
        </w:rPr>
      </w:pPr>
      <w:ins w:id="133" w:author="&lt;анонимный&gt;" w:date="2025-10-22T13:45:49Z">
        <w:r>
          <w:rPr>
            <w:rFonts w:ascii="Cambria Math" w:hAnsi="Cambria Math"/>
            <w:spacing w:val="-2"/>
            <w:sz w:val="28"/>
          </w:rPr>
          <w:t>підрахуйте</w:t>
        </w:r>
      </w:ins>
      <w:ins w:id="134" w:author="&lt;анонимный&gt;" w:date="2025-10-22T13:45:49Z">
        <w:r>
          <w:rPr>
            <w:rFonts w:ascii="Cambria Math" w:hAnsi="Cambria Math"/>
            <w:spacing w:val="-4"/>
            <w:sz w:val="28"/>
          </w:rPr>
          <w:t xml:space="preserve"> </w:t>
        </w:r>
      </w:ins>
      <w:ins w:id="135" w:author="&lt;анонимный&gt;" w:date="2025-10-22T13:45:49Z">
        <w:r>
          <w:rPr>
            <w:rFonts w:ascii="Cambria Math" w:hAnsi="Cambria Math"/>
            <w:spacing w:val="-2"/>
            <w:sz w:val="28"/>
          </w:rPr>
          <w:t>середню</w:t>
        </w:r>
      </w:ins>
      <w:ins w:id="136" w:author="&lt;анонимный&gt;" w:date="2025-10-22T13:45:49Z">
        <w:r>
          <w:rPr>
            <w:rFonts w:ascii="Cambria Math" w:hAnsi="Cambria Math"/>
            <w:spacing w:val="-8"/>
            <w:sz w:val="28"/>
          </w:rPr>
          <w:t xml:space="preserve"> </w:t>
        </w:r>
      </w:ins>
      <w:ins w:id="137" w:author="&lt;анонимный&gt;" w:date="2025-10-22T13:45:49Z">
        <w:r>
          <w:rPr>
            <w:rFonts w:ascii="Cambria Math" w:hAnsi="Cambria Math"/>
            <w:spacing w:val="-2"/>
            <w:sz w:val="28"/>
          </w:rPr>
          <w:t>кількість</w:t>
        </w:r>
      </w:ins>
      <w:ins w:id="138" w:author="&lt;анонимный&gt;" w:date="2025-10-22T13:45:49Z">
        <w:r>
          <w:rPr>
            <w:rFonts w:ascii="Cambria Math" w:hAnsi="Cambria Math"/>
            <w:spacing w:val="-9"/>
            <w:sz w:val="28"/>
          </w:rPr>
          <w:t xml:space="preserve"> </w:t>
        </w:r>
      </w:ins>
      <w:ins w:id="139" w:author="&lt;анонимный&gt;" w:date="2025-10-22T13:45:49Z">
        <w:r>
          <w:rPr>
            <w:rFonts w:ascii="Cambria Math" w:hAnsi="Cambria Math"/>
            <w:spacing w:val="-2"/>
            <w:sz w:val="28"/>
          </w:rPr>
          <w:t>порівнянь</w:t>
        </w:r>
      </w:ins>
      <w:ins w:id="140" w:author="&lt;анонимный&gt;" w:date="2025-10-22T13:45:49Z">
        <w:r>
          <w:rPr>
            <w:rFonts w:ascii="Cambria Math" w:hAnsi="Cambria Math"/>
            <w:spacing w:val="-8"/>
            <w:sz w:val="28"/>
          </w:rPr>
          <w:t xml:space="preserve"> </w:t>
        </w:r>
      </w:ins>
      <w:ins w:id="141" w:author="&lt;анонимный&gt;" w:date="2025-10-22T13:45:49Z">
        <w:r>
          <w:rPr>
            <w:rFonts w:ascii="Cambria Math" w:hAnsi="Cambria Math"/>
            <w:spacing w:val="-2"/>
            <w:sz w:val="28"/>
          </w:rPr>
          <w:t>для</w:t>
        </w:r>
      </w:ins>
      <w:ins w:id="142" w:author="&lt;анонимный&gt;" w:date="2025-10-22T13:45:49Z">
        <w:r>
          <w:rPr>
            <w:rFonts w:ascii="Cambria Math" w:hAnsi="Cambria Math"/>
            <w:spacing w:val="-4"/>
            <w:sz w:val="28"/>
          </w:rPr>
          <w:t xml:space="preserve"> </w:t>
        </w:r>
      </w:ins>
      <w:ins w:id="143" w:author="&lt;анонимный&gt;" w:date="2025-10-22T13:45:49Z">
        <w:r>
          <w:rPr>
            <w:rFonts w:ascii="Cambria Math" w:hAnsi="Cambria Math"/>
            <w:spacing w:val="-2"/>
            <w:sz w:val="28"/>
          </w:rPr>
          <w:t>пошуку (видаленню) елемента в кожній хеш-таблиці</w:t>
        </w:r>
      </w:ins>
    </w:p>
    <w:p>
      <w:pPr>
        <w:pStyle w:val="BodyText"/>
        <w:spacing w:before="54" w:after="0"/>
        <w:ind w:left="143" w:right="262"/>
        <w:rPr>
          <w:rFonts w:ascii="Cambria Math" w:hAnsi="Cambria Math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300" w:after="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164" w:author="&lt;анонимный&gt;" w:date="2025-10-22T13:45:27Z"/>
        </w:rPr>
      </w:pPr>
      <w:del w:id="145" w:author="&lt;анонимный&gt;" w:date="2025-10-22T13:45:27Z">
        <w:r>
          <w:rPr>
            <w:sz w:val="28"/>
          </w:rPr>
          <w:delText xml:space="preserve">Реалізуйте </w:delText>
        </w:r>
      </w:del>
      <w:del w:id="146" w:author="&lt;анонимный&gt;" w:date="2025-10-22T13:45:27Z">
        <w:r>
          <w:rPr>
            <w:color w:val="212121"/>
            <w:sz w:val="28"/>
          </w:rPr>
          <w:delText>ітеративний та рекурсивний алгоритм сортування злиттям</w:delText>
        </w:r>
      </w:del>
      <w:del w:id="147" w:author="&lt;анонимный&gt;" w:date="2025-10-22T13:45:27Z">
        <w:r>
          <w:rPr>
            <w:color w:val="212121"/>
            <w:spacing w:val="-4"/>
            <w:sz w:val="28"/>
          </w:rPr>
          <w:delText xml:space="preserve"> </w:delText>
        </w:r>
      </w:del>
      <w:del w:id="148" w:author="&lt;анонимный&gt;" w:date="2025-10-22T13:45:27Z">
        <w:r>
          <w:rPr>
            <w:color w:val="212121"/>
            <w:sz w:val="28"/>
          </w:rPr>
          <w:delText>(псевдокод</w:delText>
        </w:r>
      </w:del>
      <w:del w:id="149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150" w:author="&lt;анонимный&gt;" w:date="2025-10-22T13:45:27Z">
        <w:r>
          <w:rPr>
            <w:color w:val="212121"/>
            <w:sz w:val="28"/>
          </w:rPr>
          <w:delText>наданий</w:delText>
        </w:r>
      </w:del>
      <w:del w:id="151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152" w:author="&lt;анонимный&gt;" w:date="2025-10-22T13:45:27Z">
        <w:r>
          <w:rPr>
            <w:color w:val="212121"/>
            <w:sz w:val="28"/>
          </w:rPr>
          <w:delText>в</w:delText>
        </w:r>
      </w:del>
      <w:del w:id="153" w:author="&lt;анонимный&gt;" w:date="2025-10-22T13:45:27Z">
        <w:r>
          <w:rPr>
            <w:color w:val="212121"/>
            <w:spacing w:val="-8"/>
            <w:sz w:val="28"/>
          </w:rPr>
          <w:delText xml:space="preserve"> </w:delText>
        </w:r>
      </w:del>
      <w:del w:id="154" w:author="&lt;анонимный&gt;" w:date="2025-10-22T13:45:27Z">
        <w:r>
          <w:rPr>
            <w:color w:val="212121"/>
            <w:sz w:val="28"/>
          </w:rPr>
          <w:delText>Таблиці</w:delText>
        </w:r>
      </w:del>
      <w:del w:id="155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156" w:author="&lt;анонимный&gt;" w:date="2025-10-22T13:45:27Z">
        <w:r>
          <w:rPr>
            <w:color w:val="212121"/>
            <w:sz w:val="28"/>
          </w:rPr>
          <w:delText>1)</w:delText>
        </w:r>
      </w:del>
      <w:del w:id="157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158" w:author="&lt;анонимный&gt;" w:date="2025-10-22T13:45:27Z">
        <w:r>
          <w:rPr>
            <w:color w:val="212121"/>
            <w:sz w:val="28"/>
          </w:rPr>
          <w:delText xml:space="preserve">мовою </w:delText>
        </w:r>
      </w:del>
      <w:del w:id="159" w:author="&lt;анонимный&gt;" w:date="2025-10-22T13:45:27Z">
        <w:r>
          <w:rPr>
            <w:sz w:val="28"/>
          </w:rPr>
          <w:delText>Python,</w:delText>
        </w:r>
      </w:del>
      <w:del w:id="160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161" w:author="&lt;анонимный&gt;" w:date="2025-10-22T13:45:27Z">
        <w:r>
          <w:rPr>
            <w:sz w:val="28"/>
          </w:rPr>
          <w:delText>додайте</w:delText>
        </w:r>
      </w:del>
      <w:del w:id="162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163" w:author="&lt;анонимный&gt;" w:date="2025-10-22T13:45:27Z">
        <w:r>
          <w:rPr>
            <w:sz w:val="28"/>
          </w:rPr>
          <w:delText>підрахунок базових операцій алгоритмів.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178" w:author="&lt;анонимный&gt;" w:date="2025-10-22T13:45:27Z"/>
        </w:rPr>
      </w:pPr>
      <w:del w:id="165" w:author="&lt;анонимный&gt;" w:date="2025-10-22T13:45:27Z">
        <w:r>
          <w:rPr>
            <w:sz w:val="28"/>
          </w:rPr>
          <w:delText>Наведіть</w:delText>
        </w:r>
      </w:del>
      <w:del w:id="166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167" w:author="&lt;анонимный&gt;" w:date="2025-10-22T13:45:27Z">
        <w:r>
          <w:rPr>
            <w:sz w:val="28"/>
          </w:rPr>
          <w:delText>приклад</w:delText>
        </w:r>
      </w:del>
      <w:del w:id="168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69" w:author="&lt;анонимный&gt;" w:date="2025-10-22T13:45:27Z">
        <w:r>
          <w:rPr>
            <w:sz w:val="28"/>
          </w:rPr>
          <w:delText>використання</w:delText>
        </w:r>
      </w:del>
      <w:del w:id="170" w:author="&lt;анонимный&gt;" w:date="2025-10-22T13:45:27Z">
        <w:r>
          <w:rPr>
            <w:spacing w:val="-3"/>
            <w:sz w:val="28"/>
          </w:rPr>
          <w:delText xml:space="preserve"> </w:delText>
        </w:r>
      </w:del>
      <w:del w:id="171" w:author="&lt;анонимный&gt;" w:date="2025-10-22T13:45:27Z">
        <w:r>
          <w:rPr>
            <w:sz w:val="28"/>
          </w:rPr>
          <w:delText>Python-коду</w:delText>
        </w:r>
      </w:del>
      <w:del w:id="172" w:author="&lt;анонимный&gt;" w:date="2025-10-22T13:45:27Z">
        <w:r>
          <w:rPr>
            <w:spacing w:val="-9"/>
            <w:sz w:val="28"/>
          </w:rPr>
          <w:delText xml:space="preserve"> </w:delText>
        </w:r>
      </w:del>
      <w:del w:id="173" w:author="&lt;анонимный&gt;" w:date="2025-10-22T13:45:27Z">
        <w:r>
          <w:rPr>
            <w:sz w:val="28"/>
          </w:rPr>
          <w:delText>для</w:delText>
        </w:r>
      </w:del>
      <w:del w:id="174" w:author="&lt;анонимный&gt;" w:date="2025-10-22T13:45:27Z">
        <w:r>
          <w:rPr>
            <w:spacing w:val="-6"/>
            <w:sz w:val="28"/>
          </w:rPr>
          <w:delText xml:space="preserve"> </w:delText>
        </w:r>
      </w:del>
      <w:del w:id="175" w:author="&lt;анонимный&gt;" w:date="2025-10-22T13:45:27Z">
        <w:r>
          <w:rPr>
            <w:sz w:val="28"/>
          </w:rPr>
          <w:delText>масиву</w:delText>
        </w:r>
      </w:del>
      <w:del w:id="176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77" w:author="&lt;анонимный&gt;" w:date="2025-10-22T13:45:27Z">
        <w:r>
          <w:rPr>
            <w:sz w:val="28"/>
          </w:rPr>
          <w:delText>за варіантом завдання, передбачте можливість трасування.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196" w:author="&lt;анонимный&gt;" w:date="2025-10-22T13:45:27Z"/>
        </w:rPr>
      </w:pPr>
      <w:del w:id="179" w:author="&lt;анонимный&gt;" w:date="2025-10-22T13:45:27Z">
        <w:r>
          <w:rPr>
            <w:sz w:val="28"/>
          </w:rPr>
          <w:delText>Візуалізуйте</w:delText>
        </w:r>
      </w:del>
      <w:del w:id="180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181" w:author="&lt;анонимный&gt;" w:date="2025-10-22T13:45:27Z">
        <w:r>
          <w:rPr>
            <w:sz w:val="28"/>
          </w:rPr>
          <w:delText>результати</w:delText>
        </w:r>
      </w:del>
      <w:del w:id="182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83" w:author="&lt;анонимный&gt;" w:date="2025-10-22T13:45:27Z">
        <w:r>
          <w:rPr>
            <w:sz w:val="28"/>
          </w:rPr>
          <w:delText>трасування</w:delText>
        </w:r>
      </w:del>
      <w:del w:id="184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85" w:author="&lt;анонимный&gt;" w:date="2025-10-22T13:45:27Z">
        <w:r>
          <w:rPr>
            <w:sz w:val="28"/>
          </w:rPr>
          <w:delText>(Таблиця</w:delText>
        </w:r>
      </w:del>
      <w:del w:id="186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87" w:author="&lt;анонимный&gt;" w:date="2025-10-22T13:45:27Z">
        <w:r>
          <w:rPr>
            <w:sz w:val="28"/>
          </w:rPr>
          <w:delText>2)</w:delText>
        </w:r>
      </w:del>
      <w:del w:id="188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89" w:author="&lt;анонимный&gt;" w:date="2025-10-22T13:45:27Z">
        <w:r>
          <w:rPr>
            <w:sz w:val="28"/>
          </w:rPr>
          <w:delText>у</w:delText>
        </w:r>
      </w:del>
      <w:del w:id="190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191" w:author="&lt;анонимный&gt;" w:date="2025-10-22T13:45:27Z">
        <w:r>
          <w:rPr>
            <w:sz w:val="28"/>
          </w:rPr>
          <w:delText>вигляді</w:delText>
        </w:r>
      </w:del>
      <w:del w:id="192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193" w:author="&lt;анонимный&gt;" w:date="2025-10-22T13:45:27Z">
        <w:r>
          <w:rPr>
            <w:sz w:val="28"/>
          </w:rPr>
          <w:delText xml:space="preserve">схем виконання </w:delText>
        </w:r>
      </w:del>
      <w:del w:id="194" w:author="&lt;анонимный&gt;" w:date="2025-10-22T13:45:27Z">
        <w:r>
          <w:rPr>
            <w:color w:val="212121"/>
            <w:sz w:val="28"/>
          </w:rPr>
          <w:delText>ітеративного та рекурсивного алгоритмів (наприклад з використанням Tree Diagram)</w:delText>
        </w:r>
      </w:del>
      <w:del w:id="195" w:author="&lt;анонимный&gt;" w:date="2025-10-22T13:45:27Z">
        <w:r>
          <w:rPr>
            <w:sz w:val="28"/>
          </w:rPr>
          <w:delText>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del w:id="216" w:author="&lt;анонимный&gt;" w:date="2025-10-22T13:45:27Z"/>
        </w:rPr>
      </w:pPr>
      <w:del w:id="197" w:author="&lt;анонимный&gt;" w:date="2025-10-22T13:45:27Z">
        <w:r>
          <w:rPr>
            <w:sz w:val="28"/>
          </w:rPr>
          <w:delText xml:space="preserve">Реалізуйте </w:delText>
        </w:r>
      </w:del>
      <w:del w:id="198" w:author="&lt;анонимный&gt;" w:date="2025-10-22T13:45:27Z">
        <w:r>
          <w:rPr>
            <w:color w:val="212121"/>
            <w:sz w:val="28"/>
          </w:rPr>
          <w:delText>ітеративний та рекурсивний алгоритм сортування злиттям</w:delText>
        </w:r>
      </w:del>
      <w:del w:id="199" w:author="&lt;анонимный&gt;" w:date="2025-10-22T13:45:27Z">
        <w:r>
          <w:rPr>
            <w:color w:val="212121"/>
            <w:spacing w:val="-4"/>
            <w:sz w:val="28"/>
          </w:rPr>
          <w:delText xml:space="preserve"> </w:delText>
        </w:r>
      </w:del>
      <w:del w:id="200" w:author="&lt;анонимный&gt;" w:date="2025-10-22T13:45:27Z">
        <w:r>
          <w:rPr>
            <w:color w:val="212121"/>
            <w:sz w:val="28"/>
          </w:rPr>
          <w:delText>(псевдокод</w:delText>
        </w:r>
      </w:del>
      <w:del w:id="201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202" w:author="&lt;анонимный&gt;" w:date="2025-10-22T13:45:27Z">
        <w:r>
          <w:rPr>
            <w:color w:val="212121"/>
            <w:sz w:val="28"/>
          </w:rPr>
          <w:delText>наданий</w:delText>
        </w:r>
      </w:del>
      <w:del w:id="203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204" w:author="&lt;анонимный&gt;" w:date="2025-10-22T13:45:27Z">
        <w:r>
          <w:rPr>
            <w:color w:val="212121"/>
            <w:sz w:val="28"/>
          </w:rPr>
          <w:delText>в</w:delText>
        </w:r>
      </w:del>
      <w:del w:id="205" w:author="&lt;анонимный&gt;" w:date="2025-10-22T13:45:27Z">
        <w:r>
          <w:rPr>
            <w:color w:val="212121"/>
            <w:spacing w:val="-8"/>
            <w:sz w:val="28"/>
          </w:rPr>
          <w:delText xml:space="preserve"> </w:delText>
        </w:r>
      </w:del>
      <w:del w:id="206" w:author="&lt;анонимный&gt;" w:date="2025-10-22T13:45:27Z">
        <w:r>
          <w:rPr>
            <w:color w:val="212121"/>
            <w:sz w:val="28"/>
          </w:rPr>
          <w:delText>Таблиці</w:delText>
        </w:r>
      </w:del>
      <w:del w:id="207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208" w:author="&lt;анонимный&gt;" w:date="2025-10-22T13:45:27Z">
        <w:r>
          <w:rPr>
            <w:color w:val="212121"/>
            <w:sz w:val="28"/>
          </w:rPr>
          <w:delText>1)</w:delText>
        </w:r>
      </w:del>
      <w:del w:id="209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210" w:author="&lt;анонимный&gt;" w:date="2025-10-22T13:45:27Z">
        <w:r>
          <w:rPr>
            <w:color w:val="212121"/>
            <w:sz w:val="28"/>
          </w:rPr>
          <w:delText xml:space="preserve">мовою </w:delText>
        </w:r>
      </w:del>
      <w:del w:id="211" w:author="&lt;анонимный&gt;" w:date="2025-10-22T13:45:27Z">
        <w:r>
          <w:rPr>
            <w:sz w:val="28"/>
          </w:rPr>
          <w:delText>Python,</w:delText>
        </w:r>
      </w:del>
      <w:del w:id="212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213" w:author="&lt;анонимный&gt;" w:date="2025-10-22T13:45:27Z">
        <w:r>
          <w:rPr>
            <w:sz w:val="28"/>
          </w:rPr>
          <w:delText>додайте</w:delText>
        </w:r>
      </w:del>
      <w:del w:id="214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215" w:author="&lt;анонимный&gt;" w:date="2025-10-22T13:45:27Z">
        <w:r>
          <w:rPr>
            <w:sz w:val="28"/>
          </w:rPr>
          <w:delText>підрахунок базових операцій алгоритмів.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del w:id="230" w:author="&lt;анонимный&gt;" w:date="2025-10-22T13:45:27Z"/>
        </w:rPr>
      </w:pPr>
      <w:del w:id="217" w:author="&lt;анонимный&gt;" w:date="2025-10-22T13:45:27Z">
        <w:r>
          <w:rPr>
            <w:sz w:val="28"/>
          </w:rPr>
          <w:delText>Наведіть</w:delText>
        </w:r>
      </w:del>
      <w:del w:id="218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219" w:author="&lt;анонимный&gt;" w:date="2025-10-22T13:45:27Z">
        <w:r>
          <w:rPr>
            <w:sz w:val="28"/>
          </w:rPr>
          <w:delText>приклад</w:delText>
        </w:r>
      </w:del>
      <w:del w:id="220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21" w:author="&lt;анонимный&gt;" w:date="2025-10-22T13:45:27Z">
        <w:r>
          <w:rPr>
            <w:sz w:val="28"/>
          </w:rPr>
          <w:delText>використання</w:delText>
        </w:r>
      </w:del>
      <w:del w:id="222" w:author="&lt;анонимный&gt;" w:date="2025-10-22T13:45:27Z">
        <w:r>
          <w:rPr>
            <w:spacing w:val="-3"/>
            <w:sz w:val="28"/>
          </w:rPr>
          <w:delText xml:space="preserve"> </w:delText>
        </w:r>
      </w:del>
      <w:del w:id="223" w:author="&lt;анонимный&gt;" w:date="2025-10-22T13:45:27Z">
        <w:r>
          <w:rPr>
            <w:sz w:val="28"/>
          </w:rPr>
          <w:delText>Python-коду</w:delText>
        </w:r>
      </w:del>
      <w:del w:id="224" w:author="&lt;анонимный&gt;" w:date="2025-10-22T13:45:27Z">
        <w:r>
          <w:rPr>
            <w:spacing w:val="-9"/>
            <w:sz w:val="28"/>
          </w:rPr>
          <w:delText xml:space="preserve"> </w:delText>
        </w:r>
      </w:del>
      <w:del w:id="225" w:author="&lt;анонимный&gt;" w:date="2025-10-22T13:45:27Z">
        <w:r>
          <w:rPr>
            <w:sz w:val="28"/>
          </w:rPr>
          <w:delText>для</w:delText>
        </w:r>
      </w:del>
      <w:del w:id="226" w:author="&lt;анонимный&gt;" w:date="2025-10-22T13:45:27Z">
        <w:r>
          <w:rPr>
            <w:spacing w:val="-6"/>
            <w:sz w:val="28"/>
          </w:rPr>
          <w:delText xml:space="preserve"> </w:delText>
        </w:r>
      </w:del>
      <w:del w:id="227" w:author="&lt;анонимный&gt;" w:date="2025-10-22T13:45:27Z">
        <w:r>
          <w:rPr>
            <w:sz w:val="28"/>
          </w:rPr>
          <w:delText>масиву</w:delText>
        </w:r>
      </w:del>
      <w:del w:id="228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29" w:author="&lt;анонимный&gt;" w:date="2025-10-22T13:45:27Z">
        <w:r>
          <w:rPr>
            <w:sz w:val="28"/>
          </w:rPr>
          <w:delText>за варіантом завдання, передбачте можливість трасування.</w:delText>
        </w:r>
      </w:del>
    </w:p>
    <w:p>
      <w:pPr>
        <w:pStyle w:val="ListParagraph"/>
        <w:widowControl/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left="720"/>
        <w:contextualSpacing w:val="false"/>
        <w:jc w:val="left"/>
        <w:rPr>
          <w:del w:id="248" w:author="&lt;анонимный&gt;" w:date="2025-10-22T13:45:27Z"/>
        </w:rPr>
      </w:pPr>
      <w:del w:id="231" w:author="&lt;анонимный&gt;" w:date="2025-10-22T13:45:27Z">
        <w:r>
          <w:rPr>
            <w:sz w:val="28"/>
          </w:rPr>
          <w:delText>Візуалізуйте</w:delText>
        </w:r>
      </w:del>
      <w:del w:id="232" w:author="&lt;анонимный&gt;" w:date="2025-10-22T13:45:27Z">
        <w:r>
          <w:rPr>
            <w:spacing w:val="-8"/>
            <w:sz w:val="28"/>
          </w:rPr>
          <w:delText xml:space="preserve"> </w:delText>
        </w:r>
      </w:del>
      <w:del w:id="233" w:author="&lt;анонимный&gt;" w:date="2025-10-22T13:45:27Z">
        <w:r>
          <w:rPr>
            <w:sz w:val="28"/>
          </w:rPr>
          <w:delText>результати</w:delText>
        </w:r>
      </w:del>
      <w:del w:id="234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35" w:author="&lt;анонимный&gt;" w:date="2025-10-22T13:45:27Z">
        <w:r>
          <w:rPr>
            <w:sz w:val="28"/>
          </w:rPr>
          <w:delText>трасування</w:delText>
        </w:r>
      </w:del>
      <w:del w:id="236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37" w:author="&lt;анонимный&gt;" w:date="2025-10-22T13:45:27Z">
        <w:r>
          <w:rPr>
            <w:sz w:val="28"/>
          </w:rPr>
          <w:delText>(Таблиця</w:delText>
        </w:r>
      </w:del>
      <w:del w:id="238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39" w:author="&lt;анонимный&gt;" w:date="2025-10-22T13:45:27Z">
        <w:r>
          <w:rPr>
            <w:sz w:val="28"/>
          </w:rPr>
          <w:delText>2)</w:delText>
        </w:r>
      </w:del>
      <w:del w:id="240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41" w:author="&lt;анонимный&gt;" w:date="2025-10-22T13:45:27Z">
        <w:r>
          <w:rPr>
            <w:sz w:val="28"/>
          </w:rPr>
          <w:delText>у</w:delText>
        </w:r>
      </w:del>
      <w:del w:id="242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243" w:author="&lt;анонимный&gt;" w:date="2025-10-22T13:45:27Z">
        <w:r>
          <w:rPr>
            <w:sz w:val="28"/>
          </w:rPr>
          <w:delText>вигляді</w:delText>
        </w:r>
      </w:del>
      <w:del w:id="244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245" w:author="&lt;анонимный&gt;" w:date="2025-10-22T13:45:27Z">
        <w:r>
          <w:rPr>
            <w:sz w:val="28"/>
          </w:rPr>
          <w:delText xml:space="preserve">схем виконання </w:delText>
        </w:r>
      </w:del>
      <w:del w:id="246" w:author="&lt;анонимный&gt;" w:date="2025-10-22T13:45:27Z">
        <w:r>
          <w:rPr>
            <w:color w:val="212121"/>
            <w:sz w:val="28"/>
          </w:rPr>
          <w:delText>ітеративного та рекурсивного алгоритмів (наприклад з використанням Tree Diagram)</w:delText>
        </w:r>
      </w:del>
      <w:del w:id="247" w:author="&lt;анонимный&gt;" w:date="2025-10-22T13:45:27Z">
        <w:r>
          <w:rPr>
            <w:sz w:val="28"/>
          </w:rPr>
          <w:delText>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250" w:author="&lt;анонимный&gt;" w:date="2025-10-22T13:45:27Z"/>
        </w:rPr>
      </w:pPr>
      <w:del w:id="249" w:author="&lt;анонимный&gt;" w:date="2025-10-22T13:45:27Z">
        <w:r>
          <w:rPr>
            <w:rFonts w:cs="Times New Roman"/>
            <w:bCs/>
            <w:color w:val="000000"/>
            <w:sz w:val="28"/>
            <w:szCs w:val="28"/>
            <w:shd w:fill="auto" w:val="clear"/>
          </w:rPr>
        </w:r>
      </w:del>
    </w:p>
    <w:p>
      <w:pPr>
        <w:pStyle w:val="ListParagraph"/>
        <w:widowControl/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</w:rPr>
      </w:pPr>
      <w:del w:id="251" w:author="&lt;анонимный&gt;" w:date="2025-10-22T13:45:27Z">
        <w:r>
          <w:rPr>
            <w:rFonts w:cs="Times New Roman"/>
            <w:bCs/>
            <w:color w:val="000000"/>
            <w:szCs w:val="28"/>
          </w:rPr>
          <w:delText>3.</w:delText>
        </w:r>
      </w:del>
      <w:del w:id="252" w:author="&lt;анонимный&gt;" w:date="2025-10-22T13:45:27Z">
        <w:r>
          <w:rPr>
            <w:rFonts w:cs="Times New Roman"/>
            <w:bCs/>
            <w:color w:val="000000"/>
            <w:spacing w:val="-6"/>
            <w:szCs w:val="28"/>
          </w:rPr>
          <w:delText xml:space="preserve"> </w:delText>
        </w:r>
      </w:del>
      <w:del w:id="253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Порівняти</w:delText>
        </w:r>
      </w:del>
      <w:del w:id="254" w:author="&lt;анонимный&gt;" w:date="2025-10-22T13:45:27Z">
        <w:r>
          <w:rPr>
            <w:rFonts w:cs="Times New Roman"/>
            <w:bCs/>
            <w:color w:val="000000"/>
            <w:spacing w:val="-4"/>
            <w:szCs w:val="28"/>
            <w:shd w:fill="auto" w:val="clear"/>
          </w:rPr>
          <w:delText xml:space="preserve"> </w:delText>
        </w:r>
      </w:del>
      <w:del w:id="255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між</w:delText>
        </w:r>
      </w:del>
      <w:del w:id="256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257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собою</w:delText>
        </w:r>
      </w:del>
      <w:del w:id="258" w:author="&lt;анонимный&gt;" w:date="2025-10-22T13:45:27Z">
        <w:r>
          <w:rPr>
            <w:rFonts w:cs="Times New Roman"/>
            <w:bCs/>
            <w:color w:val="000000"/>
            <w:spacing w:val="-6"/>
            <w:szCs w:val="28"/>
            <w:shd w:fill="auto" w:val="clear"/>
          </w:rPr>
          <w:delText xml:space="preserve"> </w:delText>
        </w:r>
      </w:del>
      <w:del w:id="259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алгоритми</w:delText>
        </w:r>
      </w:del>
      <w:del w:id="260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261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сортування,</w:delText>
        </w:r>
      </w:del>
      <w:del w:id="262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263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підрахувавши</w:delText>
        </w:r>
      </w:del>
      <w:del w:id="264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265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кількість операцій під час виконання моделювання</w:delText>
        </w:r>
      </w:del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rFonts w:ascii="Times New Roman" w:hAnsi="Times New Roman" w:eastAsia="Calibri" w:cs="Times New Roman"/>
          <w:b/>
          <w:bCs/>
          <w:color w:val="000000"/>
          <w:color w:val="000000"/>
          <w:szCs w:val="28"/>
          <w:lang w:val="uk-UA" w:eastAsia="ru-RU" w:bidi="ar-SA"/>
          <w:rPrChange w:id="0" w:author="&lt;анонимный&gt;" w:date="2025-10-28T16:57:07Z">
            <w:rPr>
              <w:sz w:val="28"/>
              <w:kern w:val="0"/>
              <w:szCs w:val="28"/>
              <w:bCs/>
            </w:rPr>
          </w:rPrChange>
        </w:rPr>
        <w:t>Номер варіанту:</w:t>
      </w:r>
      <w:r>
        <w:rPr>
          <w:rFonts w:cs="Times New Roman"/>
          <w:bCs/>
          <w:color w:val="000000"/>
          <w:szCs w:val="28"/>
        </w:rPr>
        <w:t xml:space="preserve"> 6; </w:t>
      </w:r>
    </w:p>
    <w:p>
      <w:pPr>
        <w:pStyle w:val="Normal"/>
        <w:spacing w:lineRule="auto" w:line="240"/>
        <w:ind w:firstLine="709"/>
        <w:rPr>
          <w:color w:val="000000"/>
          <w:ins w:id="270" w:author="&lt;анонимный&gt;" w:date="2025-10-28T16:48:48Z"/>
        </w:rPr>
      </w:pPr>
      <w:r>
        <w:rPr>
          <w:rFonts w:cs="Times New Roman"/>
          <w:rFonts w:ascii="Times New Roman" w:hAnsi="Times New Roman" w:eastAsia="Calibri" w:cs="Times New Roman"/>
          <w:b/>
          <w:bCs/>
          <w:color w:val="000000"/>
          <w:color w:val="000000"/>
          <w:szCs w:val="28"/>
          <w:lang w:val="uk-UA" w:eastAsia="ru-RU" w:bidi="ar-SA"/>
          <w:rPrChange w:id="0" w:author="&lt;анонимный&gt;" w:date="2025-10-28T16:57:10Z">
            <w:rPr>
              <w:sz w:val="28"/>
              <w:kern w:val="0"/>
              <w:szCs w:val="28"/>
              <w:bCs/>
            </w:rPr>
          </w:rPrChange>
        </w:rPr>
        <w:t xml:space="preserve">Вхідні дані (послідовність): </w:t>
      </w:r>
      <w:del w:id="268" w:author="&lt;анонимный&gt;" w:date="2025-10-28T16:48:48Z">
        <w:r>
          <w:rPr>
            <w:rFonts w:cs="Times New Roman"/>
            <w:b/>
            <w:bCs/>
            <w:color w:val="000000"/>
            <w:sz w:val="24"/>
            <w:szCs w:val="28"/>
          </w:rPr>
          <w:delText xml:space="preserve">58, 5, 50, 99, 61, 32, 27, 45, </w:delText>
        </w:r>
      </w:del>
      <w:del w:id="269" w:author="&lt;анонимный&gt;" w:date="2025-10-28T16:48:48Z">
        <w:r>
          <w:rPr>
            <w:rFonts w:cs="Times New Roman"/>
            <w:b/>
            <w:bCs/>
            <w:color w:val="000000"/>
            <w:spacing w:val="-5"/>
            <w:sz w:val="24"/>
            <w:szCs w:val="28"/>
          </w:rPr>
          <w:delText>75</w:delText>
        </w:r>
      </w:del>
    </w:p>
    <w:p>
      <w:pPr>
        <w:pStyle w:val="Normal"/>
        <w:spacing w:lineRule="auto" w:line="240"/>
        <w:ind w:firstLine="709"/>
        <w:rPr>
          <w:color w:val="000000"/>
        </w:rPr>
      </w:pPr>
      <w:ins w:id="271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«Скільки вовка</w:t>
        </w:r>
      </w:ins>
      <w:ins w:id="272" w:author="&lt;анонимный&gt;" w:date="2025-10-28T16:48:48Z">
        <w:r>
          <w:rPr>
            <w:rFonts w:eastAsia="Calibri" w:cs="Times New Roman"/>
            <w:bCs/>
            <w:color w:val="000000"/>
            <w:spacing w:val="-6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73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не</w:t>
        </w:r>
      </w:ins>
      <w:ins w:id="274" w:author="&lt;анонимный&gt;" w:date="2025-10-28T16:48:48Z">
        <w:r>
          <w:rPr>
            <w:rFonts w:eastAsia="Calibri" w:cs="Times New Roman"/>
            <w:bCs/>
            <w:color w:val="000000"/>
            <w:spacing w:val="-6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75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годуй,</w:t>
        </w:r>
      </w:ins>
      <w:ins w:id="276" w:author="&lt;анонимный&gt;" w:date="2025-10-28T16:48:48Z">
        <w:r>
          <w:rPr>
            <w:rFonts w:eastAsia="Calibri" w:cs="Times New Roman"/>
            <w:bCs/>
            <w:color w:val="000000"/>
            <w:spacing w:val="-8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77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а</w:t>
        </w:r>
      </w:ins>
      <w:ins w:id="278" w:author="&lt;анонимный&gt;" w:date="2025-10-28T16:48:48Z">
        <w:r>
          <w:rPr>
            <w:rFonts w:eastAsia="Calibri" w:cs="Times New Roman"/>
            <w:bCs/>
            <w:color w:val="000000"/>
            <w:spacing w:val="-6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79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він усе</w:t>
        </w:r>
      </w:ins>
      <w:ins w:id="280" w:author="&lt;анонимный&gt;" w:date="2025-10-28T16:48:48Z">
        <w:r>
          <w:rPr>
            <w:rFonts w:eastAsia="Calibri" w:cs="Times New Roman"/>
            <w:bCs/>
            <w:color w:val="000000"/>
            <w:spacing w:val="-6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81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в</w:t>
        </w:r>
      </w:ins>
      <w:ins w:id="282" w:author="&lt;анонимный&gt;" w:date="2025-10-28T16:48:48Z">
        <w:r>
          <w:rPr>
            <w:rFonts w:eastAsia="Calibri" w:cs="Times New Roman"/>
            <w:bCs/>
            <w:color w:val="000000"/>
            <w:spacing w:val="-6"/>
            <w:kern w:val="0"/>
            <w:sz w:val="28"/>
            <w:szCs w:val="28"/>
            <w:lang w:val="uk-UA" w:eastAsia="ru-RU" w:bidi="ar-SA"/>
          </w:rPr>
          <w:t xml:space="preserve"> </w:t>
        </w:r>
      </w:ins>
      <w:ins w:id="283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 xml:space="preserve">ліс </w:t>
        </w:r>
      </w:ins>
      <w:ins w:id="284" w:author="&lt;анонимный&gt;" w:date="2025-10-28T16:48:48Z">
        <w:r>
          <w:rPr>
            <w:rFonts w:eastAsia="Calibri" w:cs="Times New Roman"/>
            <w:bCs/>
            <w:color w:val="000000"/>
            <w:spacing w:val="-2"/>
            <w:kern w:val="0"/>
            <w:sz w:val="28"/>
            <w:szCs w:val="28"/>
            <w:lang w:val="uk-UA" w:eastAsia="ru-RU" w:bidi="ar-SA"/>
          </w:rPr>
          <w:t>дивиться.</w:t>
        </w:r>
      </w:ins>
      <w:ins w:id="285" w:author="&lt;анонимный&gt;" w:date="2025-10-28T16:48:48Z">
        <w:r>
          <w:rPr>
            <w:rFonts w:eastAsia="Calibri" w:cs="Times New Roman"/>
            <w:bCs/>
            <w:color w:val="000000"/>
            <w:spacing w:val="-5"/>
            <w:kern w:val="0"/>
            <w:sz w:val="28"/>
            <w:szCs w:val="28"/>
            <w:lang w:val="uk-UA" w:eastAsia="ru-RU" w:bidi="ar-SA"/>
          </w:rPr>
          <w:t>»</w:t>
        </w:r>
      </w:ins>
      <w:r>
        <w:rPr>
          <w:rFonts w:cs="Times New Roman"/>
          <w:rFonts w:ascii="Times New Roman" w:hAnsi="Times New Roman" w:eastAsia="Calibri" w:cs="Times New Roman"/>
          <w:bCs/>
          <w:color w:val="000000"/>
          <w:color w:val="000000"/>
          <w:spacing w:val="-5"/>
          <w:sz w:val="28"/>
          <w:szCs w:val="28"/>
          <w:lang w:val="uk-UA" w:eastAsia="ru-RU" w:bidi="ar-SA"/>
          <w:rPrChange w:id="0" w:author="&lt;анонимный&gt;" w:date="2025-10-28T16:49:03Z">
            <w:rPr>
              <w:sz w:val="24"/>
              <w:spacing w:val="-5"/>
              <w:kern w:val="0"/>
              <w:szCs w:val="28"/>
              <w:bCs/>
            </w:rPr>
          </w:rPrChange>
        </w:rPr>
        <w:t>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  <w:del w:id="287" w:author="&lt;анонимный&gt;" w:date="2025-10-22T13:46:36Z"/>
        </w:rPr>
      </w:pPr>
      <w:r>
        <w:rPr>
          <w:rFonts w:eastAsia="Times New Roman" w:cs="Times New Roman"/>
          <w:b/>
          <w:szCs w:val="28"/>
        </w:rPr>
        <w:t xml:space="preserve">Результати виконання завдання: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  <w:del w:id="289" w:author="&lt;анонимный&gt;" w:date="2025-10-22T13:46:36Z"/>
        </w:rPr>
      </w:pPr>
      <w:del w:id="288" w:author="&lt;анонимный&gt;" w:date="2025-10-22T13:46:36Z">
        <w:r>
          <w:rPr>
            <w:rFonts w:eastAsia="Times New Roman" w:cs="Times New Roman"/>
            <w:b/>
            <w:color w:themeColor="background1" w:themeShade="80" w:val="808080"/>
            <w:szCs w:val="28"/>
          </w:rPr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  <w:del w:id="311" w:author="&lt;анонимный&gt;" w:date="2025-10-22T13:46:36Z"/>
        </w:rPr>
      </w:pPr>
      <w:del w:id="290" w:author="&lt;анонимный&gt;" w:date="2025-10-22T13:46:36Z">
        <w:r>
          <w:rPr>
            <w:b w:val="false"/>
            <w:bCs w:val="false"/>
            <w:color w:val="000000"/>
          </w:rPr>
          <w:delText>1.</w:delText>
        </w:r>
      </w:del>
      <w:del w:id="291" w:author="&lt;анонимный&gt;" w:date="2025-10-22T13:46:36Z">
        <w:r>
          <w:rPr>
            <w:b/>
            <w:bCs/>
            <w:color w:val="000000"/>
          </w:rPr>
          <w:delText xml:space="preserve"> </w:delText>
        </w:r>
      </w:del>
      <w:del w:id="292" w:author="&lt;анонимный&gt;" w:date="2025-10-22T13:46:36Z">
        <w:r>
          <w:rPr>
            <w:b w:val="false"/>
            <w:bCs w:val="false"/>
            <w:color w:val="000000"/>
            <w:sz w:val="28"/>
          </w:rPr>
          <w:delText xml:space="preserve">Реалізуйте </w:delText>
        </w:r>
      </w:del>
      <w:del w:id="293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ітеративний та рекурсивний алгоритм сортування злиттям</w:delText>
        </w:r>
      </w:del>
      <w:del w:id="294" w:author="&lt;анонимный&gt;" w:date="2025-10-22T13:46:36Z">
        <w:r>
          <w:rPr>
            <w:b w:val="false"/>
            <w:bCs w:val="false"/>
            <w:color w:val="212121"/>
            <w:spacing w:val="-4"/>
            <w:sz w:val="28"/>
          </w:rPr>
          <w:delText xml:space="preserve"> </w:delText>
        </w:r>
      </w:del>
      <w:del w:id="295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(псевдокод</w:delText>
        </w:r>
      </w:del>
      <w:del w:id="296" w:author="&lt;анонимный&gt;" w:date="2025-10-22T13:46:36Z">
        <w:r>
          <w:rPr>
            <w:b w:val="false"/>
            <w:bCs w:val="false"/>
            <w:color w:val="212121"/>
            <w:spacing w:val="-2"/>
            <w:sz w:val="28"/>
          </w:rPr>
          <w:delText xml:space="preserve"> </w:delText>
        </w:r>
      </w:del>
      <w:del w:id="297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наданий</w:delText>
        </w:r>
      </w:del>
      <w:del w:id="298" w:author="&lt;анонимный&gt;" w:date="2025-10-22T13:46:36Z">
        <w:r>
          <w:rPr>
            <w:b w:val="false"/>
            <w:bCs w:val="false"/>
            <w:color w:val="212121"/>
            <w:spacing w:val="-3"/>
            <w:sz w:val="28"/>
          </w:rPr>
          <w:delText xml:space="preserve"> </w:delText>
        </w:r>
      </w:del>
      <w:del w:id="299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в</w:delText>
        </w:r>
      </w:del>
      <w:del w:id="300" w:author="&lt;анонимный&gt;" w:date="2025-10-22T13:46:36Z">
        <w:r>
          <w:rPr>
            <w:b w:val="false"/>
            <w:bCs w:val="false"/>
            <w:color w:val="212121"/>
            <w:spacing w:val="-8"/>
            <w:sz w:val="28"/>
          </w:rPr>
          <w:delText xml:space="preserve"> </w:delText>
        </w:r>
      </w:del>
      <w:del w:id="301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Таблиці</w:delText>
        </w:r>
      </w:del>
      <w:del w:id="302" w:author="&lt;анонимный&gt;" w:date="2025-10-22T13:46:36Z">
        <w:r>
          <w:rPr>
            <w:b w:val="false"/>
            <w:bCs w:val="false"/>
            <w:color w:val="212121"/>
            <w:spacing w:val="-2"/>
            <w:sz w:val="28"/>
          </w:rPr>
          <w:delText xml:space="preserve"> </w:delText>
        </w:r>
      </w:del>
      <w:del w:id="303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1)</w:delText>
        </w:r>
      </w:del>
      <w:del w:id="304" w:author="&lt;анонимный&gt;" w:date="2025-10-22T13:46:36Z">
        <w:r>
          <w:rPr>
            <w:b w:val="false"/>
            <w:bCs w:val="false"/>
            <w:color w:val="212121"/>
            <w:spacing w:val="-3"/>
            <w:sz w:val="28"/>
          </w:rPr>
          <w:delText xml:space="preserve"> </w:delText>
        </w:r>
      </w:del>
      <w:del w:id="305" w:author="&lt;анонимный&gt;" w:date="2025-10-22T13:46:36Z">
        <w:r>
          <w:rPr>
            <w:b w:val="false"/>
            <w:bCs w:val="false"/>
            <w:color w:val="212121"/>
            <w:sz w:val="28"/>
          </w:rPr>
          <w:delText xml:space="preserve">мовою </w:delText>
        </w:r>
      </w:del>
      <w:del w:id="306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Python,</w:delText>
        </w:r>
      </w:del>
      <w:del w:id="307" w:author="&lt;анонимный&gt;" w:date="2025-10-22T13:46:36Z">
        <w:r>
          <w:rPr>
            <w:b w:val="false"/>
            <w:bCs w:val="false"/>
            <w:color w:val="000000"/>
            <w:spacing w:val="-7"/>
            <w:sz w:val="28"/>
          </w:rPr>
          <w:delText xml:space="preserve"> </w:delText>
        </w:r>
      </w:del>
      <w:del w:id="308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додайте</w:delText>
        </w:r>
      </w:del>
      <w:del w:id="309" w:author="&lt;анонимный&gt;" w:date="2025-10-22T13:46:36Z">
        <w:r>
          <w:rPr>
            <w:b w:val="false"/>
            <w:bCs w:val="false"/>
            <w:color w:val="000000"/>
            <w:spacing w:val="-4"/>
            <w:sz w:val="28"/>
          </w:rPr>
          <w:delText xml:space="preserve"> </w:delText>
        </w:r>
      </w:del>
      <w:del w:id="310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підрахунок базових операцій алгоритмів.</w:delText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color w:themeColor="background1" w:themeShade="80" w:val="808080"/>
          <w:szCs w:val="28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rFonts w:eastAsia="Times New Roman" w:cs="Times New Roman"/>
          <w:bCs/>
          <w:color w:val="000000"/>
          <w:sz w:val="28"/>
          <w:szCs w:val="28"/>
        </w:rPr>
        <w:tab/>
      </w:r>
      <w:del w:id="312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Таблиця</w:delText>
        </w:r>
      </w:del>
      <w:del w:id="313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314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1</w:delText>
        </w:r>
      </w:del>
      <w:del w:id="315" w:author="&lt;анонимный&gt;" w:date="2025-10-22T13:47:02Z">
        <w:r>
          <w:rPr>
            <w:rFonts w:eastAsia="Times New Roman" w:cs="Times New Roman"/>
            <w:bCs/>
            <w:color w:val="212121"/>
            <w:spacing w:val="-8"/>
            <w:sz w:val="28"/>
            <w:szCs w:val="28"/>
          </w:rPr>
          <w:delText xml:space="preserve"> </w:delText>
        </w:r>
      </w:del>
      <w:del w:id="316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Приклади</w:delText>
        </w:r>
      </w:del>
      <w:del w:id="317" w:author="&lt;анонимный&gt;" w:date="2025-10-22T13:47:02Z">
        <w:r>
          <w:rPr>
            <w:rFonts w:eastAsia="Times New Roman" w:cs="Times New Roman"/>
            <w:bCs/>
            <w:color w:val="212121"/>
            <w:spacing w:val="-3"/>
            <w:sz w:val="28"/>
            <w:szCs w:val="28"/>
          </w:rPr>
          <w:delText xml:space="preserve"> </w:delText>
        </w:r>
      </w:del>
      <w:del w:id="318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псевдокоду</w:delText>
        </w:r>
      </w:del>
      <w:del w:id="319" w:author="&lt;анонимный&gt;" w:date="2025-10-22T13:47:02Z">
        <w:r>
          <w:rPr>
            <w:rFonts w:eastAsia="Times New Roman" w:cs="Times New Roman"/>
            <w:bCs/>
            <w:color w:val="212121"/>
            <w:spacing w:val="-4"/>
            <w:sz w:val="28"/>
            <w:szCs w:val="28"/>
          </w:rPr>
          <w:delText xml:space="preserve"> </w:delText>
        </w:r>
      </w:del>
      <w:del w:id="320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ітеративного</w:delText>
        </w:r>
      </w:del>
      <w:del w:id="321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322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та</w:delText>
        </w:r>
      </w:del>
      <w:del w:id="323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324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рекурсивного алгоритму сортування злиттям</w:delText>
        </w:r>
      </w:del>
      <w:r>
        <w:rPr>
          <w:rFonts w:eastAsia="Times New Roman" w:cs="Times New Roman"/>
          <w:bCs/>
          <w:color w:val="212121"/>
          <w:sz w:val="28"/>
          <w:szCs w:val="28"/>
        </w:rPr>
        <w:t>Розглянемо</w:t>
      </w:r>
      <w:r>
        <w:rPr>
          <w:rFonts w:eastAsia="Times New Roman" w:cs="Times New Roman"/>
          <w:bCs/>
          <w:color w:val="212121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наступний</w:t>
      </w:r>
      <w:r>
        <w:rPr>
          <w:rFonts w:eastAsia="Times New Roman" w:cs="Times New Roman"/>
          <w:bCs/>
          <w:color w:val="212121"/>
          <w:spacing w:val="-2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список</w:t>
      </w:r>
      <w:r>
        <w:rPr>
          <w:rFonts w:eastAsia="Times New Roman" w:cs="Times New Roman"/>
          <w:bCs/>
          <w:color w:val="212121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із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>10</w:t>
      </w:r>
      <w:r>
        <w:rPr>
          <w:rFonts w:eastAsia="Times New Roman" w:cs="Times New Roman"/>
          <w:bCs/>
          <w:color w:val="212121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слів</w:t>
      </w:r>
    </w:p>
    <w:tbl>
      <w:tblPr>
        <w:tblW w:w="10940" w:type="dxa"/>
        <w:jc w:val="left"/>
        <w:tblInd w:w="-69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913"/>
        <w:gridCol w:w="1362"/>
        <w:gridCol w:w="1188"/>
        <w:gridCol w:w="625"/>
        <w:gridCol w:w="1187"/>
        <w:gridCol w:w="450"/>
        <w:gridCol w:w="738"/>
        <w:gridCol w:w="687"/>
        <w:gridCol w:w="563"/>
        <w:gridCol w:w="787"/>
        <w:gridCol w:w="2440"/>
      </w:tblGrid>
      <w:tr>
        <w:trPr>
          <w:trHeight w:val="321" w:hRule="atLeast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СКІЛЬКИ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4"/>
                <w:sz w:val="28"/>
              </w:rPr>
              <w:t>ВОВКА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5"/>
                <w:sz w:val="28"/>
              </w:rPr>
              <w:t>НЕ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ГОДУЙ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2"/>
                <w:sz w:val="28"/>
              </w:rPr>
              <w:t>А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ВІН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4"/>
              </w:rPr>
              <w:t>УСЕ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  <w:sz w:val="28"/>
              </w:rPr>
              <w:t>В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  <w:sz w:val="28"/>
              </w:rPr>
              <w:t>ЛІС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z w:val="28"/>
              </w:rPr>
              <w:t>ДИВИТЬСЯ</w:t>
            </w:r>
          </w:p>
        </w:tc>
      </w:tr>
      <w:tr>
        <w:trPr>
          <w:trHeight w:val="73" w:hRule="atLeast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слова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</w:tbl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>В якості хеш-функції будемо використовувати просту хеш-функцію для</w:t>
      </w:r>
      <w:r>
        <w:rPr>
          <w:rFonts w:eastAsia="Times New Roman" w:cs="Times New Roman"/>
          <w:bCs/>
          <w:color w:val="212121"/>
          <w:spacing w:val="40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строк – тобто підсумувати номер позиції букви в українському алфавіті 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>(див. рис. 4.2) та обчислювати залишок від ділення цієї суми на 13 (Табл.4.1)</w:t>
      </w:r>
    </w:p>
    <w:p>
      <w:pPr>
        <w:pStyle w:val="BodyText"/>
        <w:spacing w:before="321" w:after="0"/>
        <w:ind w:left="4929" w:right="0"/>
        <w:rPr/>
      </w:pPr>
      <w:r>
        <w:rPr/>
      </w:r>
    </w:p>
    <w:p>
      <w:pPr>
        <w:pStyle w:val="BodyText"/>
        <w:spacing w:before="321" w:after="0"/>
        <w:ind w:left="4929" w:right="0"/>
        <w:rPr/>
      </w:pPr>
      <w:r>
        <w:rPr/>
      </w:r>
    </w:p>
    <w:p>
      <w:pPr>
        <w:pStyle w:val="BodyText"/>
        <w:spacing w:before="321" w:after="0"/>
        <w:ind w:left="4929" w:righ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33655</wp:posOffset>
            </wp:positionH>
            <wp:positionV relativeFrom="paragraph">
              <wp:posOffset>142240</wp:posOffset>
            </wp:positionV>
            <wp:extent cx="2857500" cy="5691505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Тоді</w:t>
      </w:r>
      <w:r>
        <w:rPr>
          <w:spacing w:val="-5"/>
        </w:rPr>
        <w:t xml:space="preserve"> </w:t>
      </w:r>
      <w:r>
        <w:rPr>
          <w:spacing w:val="-2"/>
        </w:rPr>
        <w:t>отримаємо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h(А) = (1) mod 13 = 1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h(ВОВКА) = (3+19+3+15+1) mod 13 = 2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h(ГОДУЙ) = (4+19+6+24+14) mod 13 = 2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h(ВІН) = (3+12+18) mod 13 = 7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h(УСЕ) = (24+22+7) mod 13 = 1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h(В) = (3) mod 13 = 3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h(ЛІС) = (16+12+22) mod 13 = 11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h(СКІЛЬКИ) = (22+15+12+16+15+12+11) mod 13 = 12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h(НЕ) = (18+7) mod 13 = 12</w:t>
      </w:r>
    </w:p>
    <w:p>
      <w:pPr>
        <w:pStyle w:val="BodyText"/>
        <w:spacing w:lineRule="exact" w:line="322" w:before="2" w:after="0"/>
        <w:ind w:left="4929" w:right="0"/>
        <w:rPr/>
      </w:pPr>
      <w:r>
        <w:rPr>
          <w:spacing w:val="-2"/>
        </w:rPr>
        <w:t>h(ДИВИТЬСЯ) = (6+12+3+12+23+31+22+33) mod 13 = 12</w:t>
      </w:r>
    </w:p>
    <w:p>
      <w:pPr>
        <w:pStyle w:val="BodyText"/>
        <w:ind w:firstLine="1" w:left="423" w:right="5209"/>
        <w:jc w:val="center"/>
        <w:rPr/>
      </w:pP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>Рисунок – 4.2 Номера позиції українсько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ї букви </w:t>
      </w:r>
      <w:r>
        <w:rPr>
          <w:rFonts w:eastAsia="Times New Roman" w:cs="Times New Roman"/>
          <w:bCs/>
          <w:color w:val="212121"/>
          <w:spacing w:val="-10"/>
          <w:sz w:val="28"/>
          <w:szCs w:val="28"/>
        </w:rPr>
        <w:t xml:space="preserve"> </w:t>
      </w:r>
    </w:p>
    <w:p>
      <w:pPr>
        <w:pStyle w:val="BodyText"/>
        <w:ind w:firstLine="1" w:left="423" w:right="5209"/>
        <w:jc w:val="center"/>
        <w:rPr>
          <w:rFonts w:eastAsia="Times New Roman" w:cs="Times New Roman"/>
          <w:bCs/>
          <w:color w:val="212121"/>
          <w:spacing w:val="-10"/>
          <w:sz w:val="28"/>
          <w:szCs w:val="28"/>
        </w:rPr>
      </w:pPr>
      <w:r>
        <w:rPr/>
      </w:r>
    </w:p>
    <w:p>
      <w:pPr>
        <w:pStyle w:val="BodyText"/>
        <w:spacing w:before="1" w:after="0"/>
        <w:ind w:left="1" w:right="5191"/>
        <w:jc w:val="center"/>
        <w:rPr/>
      </w:pPr>
      <w:r>
        <w:rPr/>
        <w:t>Таблиця</w:t>
      </w:r>
      <w:r>
        <w:rPr>
          <w:spacing w:val="-6"/>
        </w:rPr>
        <w:t xml:space="preserve"> </w:t>
      </w:r>
      <w:r>
        <w:rPr/>
        <w:t>4.1</w:t>
      </w:r>
      <w:r>
        <w:rPr>
          <w:spacing w:val="-4"/>
        </w:rPr>
        <w:t xml:space="preserve"> </w:t>
      </w:r>
      <w:r>
        <w:rPr/>
        <w:t>Значення</w:t>
      </w:r>
      <w:r>
        <w:rPr>
          <w:spacing w:val="-5"/>
        </w:rPr>
        <w:t xml:space="preserve"> </w:t>
      </w:r>
      <w:r>
        <w:rPr/>
        <w:t>хеш-</w:t>
      </w:r>
      <w:r>
        <w:rPr>
          <w:spacing w:val="-2"/>
        </w:rPr>
        <w:t>функції</w:t>
      </w:r>
    </w:p>
    <w:tbl>
      <w:tblPr>
        <w:tblW w:w="9976" w:type="dxa"/>
        <w:jc w:val="left"/>
        <w:tblInd w:w="4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754"/>
        <w:gridCol w:w="1282"/>
        <w:gridCol w:w="1083"/>
        <w:gridCol w:w="679"/>
        <w:gridCol w:w="1083"/>
        <w:gridCol w:w="393"/>
        <w:gridCol w:w="797"/>
        <w:gridCol w:w="727"/>
        <w:gridCol w:w="512"/>
        <w:gridCol w:w="738"/>
        <w:gridCol w:w="1928"/>
      </w:tblGrid>
      <w:tr>
        <w:trPr>
          <w:trHeight w:val="321" w:hRule="atLeast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СКІЛЬКИ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4"/>
                <w:sz w:val="28"/>
              </w:rPr>
              <w:t>ВОВКА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5"/>
                <w:sz w:val="28"/>
              </w:rPr>
              <w:t>НЕ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ГОДУЙ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2"/>
                <w:sz w:val="28"/>
              </w:rPr>
              <w:t>А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ВІН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4"/>
                <w:sz w:val="28"/>
              </w:rPr>
              <w:t>УСЕ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  <w:sz w:val="28"/>
              </w:rPr>
              <w:t>В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</w:rPr>
              <w:t>ЛІС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z w:val="28"/>
              </w:rPr>
              <w:t>ДИВИТЬСЯ</w:t>
            </w:r>
          </w:p>
        </w:tc>
      </w:tr>
      <w:tr>
        <w:trPr>
          <w:trHeight w:val="321" w:hRule="atLeast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слова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  <w:tr>
        <w:trPr>
          <w:trHeight w:val="323" w:hRule="atLeast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2"/>
                <w:sz w:val="24"/>
              </w:rPr>
              <w:t>h(key)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12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7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pacing w:val="-5"/>
                <w:sz w:val="28"/>
              </w:rPr>
              <w:t>3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418" w:right="567" w:gutter="0" w:header="567" w:top="1134" w:footer="0" w:bottom="1134"/>
          <w:pgNumType w:start="1" w:fmt="decimal"/>
          <w:formProt w:val="false"/>
          <w:titlePg/>
          <w:textDirection w:val="lrTb"/>
          <w:docGrid w:type="default" w:linePitch="381" w:charSpace="0"/>
        </w:sectPr>
      </w:pPr>
    </w:p>
    <w:p>
      <w:pPr>
        <w:pStyle w:val="BodyText"/>
        <w:rPr/>
      </w:pPr>
      <w:r>
        <w:rPr/>
        <w:t>Тоді</w:t>
      </w:r>
      <w:r>
        <w:rPr>
          <w:spacing w:val="-3"/>
        </w:rPr>
        <w:t xml:space="preserve"> </w:t>
      </w:r>
      <w:r>
        <w:rPr/>
        <w:t>побудована</w:t>
      </w:r>
      <w:r>
        <w:rPr>
          <w:spacing w:val="-7"/>
        </w:rPr>
        <w:t xml:space="preserve"> </w:t>
      </w:r>
      <w:r>
        <w:rPr/>
        <w:t>хеш-таблиця</w:t>
      </w:r>
      <w:r>
        <w:rPr>
          <w:spacing w:val="-3"/>
        </w:rPr>
        <w:t xml:space="preserve"> </w:t>
      </w:r>
      <w:r>
        <w:rPr/>
        <w:t>з</w:t>
      </w:r>
      <w:r>
        <w:rPr>
          <w:spacing w:val="-8"/>
        </w:rPr>
        <w:t xml:space="preserve"> </w:t>
      </w:r>
      <w:r>
        <w:rPr/>
        <w:t>роздільними</w:t>
      </w:r>
      <w:r>
        <w:rPr>
          <w:spacing w:val="-4"/>
        </w:rPr>
        <w:t xml:space="preserve"> </w:t>
      </w:r>
      <w:r>
        <w:rPr/>
        <w:t>ланцюжками</w:t>
      </w:r>
      <w:r>
        <w:rPr>
          <w:spacing w:val="-3"/>
        </w:rPr>
        <w:t xml:space="preserve"> </w:t>
      </w:r>
      <w:r>
        <w:rPr/>
        <w:t>буде</w:t>
      </w:r>
      <w:r>
        <w:rPr>
          <w:spacing w:val="-4"/>
        </w:rPr>
        <w:t xml:space="preserve"> </w:t>
      </w:r>
      <w:r>
        <w:rPr/>
        <w:t>виглядати наступним чином (Табл. 4.2)</w:t>
      </w:r>
    </w:p>
    <w:p>
      <w:pPr>
        <w:pStyle w:val="BodyText"/>
        <w:spacing w:before="321" w:after="12"/>
        <w:rPr/>
      </w:pPr>
      <w:r>
        <w:rPr/>
      </w:r>
    </w:p>
    <w:p>
      <w:pPr>
        <w:pStyle w:val="BodyText"/>
        <w:spacing w:before="321" w:after="12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4.2</w:t>
      </w:r>
      <w:r>
        <w:rPr>
          <w:spacing w:val="-3"/>
        </w:rPr>
        <w:t xml:space="preserve"> </w:t>
      </w:r>
      <w:r>
        <w:rPr/>
        <w:t>Вигляд</w:t>
      </w:r>
      <w:r>
        <w:rPr>
          <w:spacing w:val="-6"/>
        </w:rPr>
        <w:t xml:space="preserve"> </w:t>
      </w:r>
      <w:r>
        <w:rPr/>
        <w:t>хеш-таблиці</w:t>
      </w:r>
      <w:r>
        <w:rPr>
          <w:spacing w:val="-4"/>
        </w:rPr>
        <w:t xml:space="preserve"> </w:t>
      </w:r>
      <w:r>
        <w:rPr/>
        <w:t>при</w:t>
      </w:r>
      <w:r>
        <w:rPr>
          <w:spacing w:val="-7"/>
        </w:rPr>
        <w:t xml:space="preserve"> </w:t>
      </w:r>
      <w:r>
        <w:rPr/>
        <w:t>хешуванні</w:t>
      </w:r>
      <w:r>
        <w:rPr>
          <w:spacing w:val="-3"/>
        </w:rPr>
        <w:t xml:space="preserve"> </w:t>
      </w:r>
      <w:r>
        <w:rPr/>
        <w:t>з</w:t>
      </w:r>
      <w:r>
        <w:rPr>
          <w:spacing w:val="-5"/>
        </w:rPr>
        <w:t xml:space="preserve"> </w:t>
      </w:r>
      <w:r>
        <w:rPr>
          <w:spacing w:val="-2"/>
        </w:rPr>
        <w:t>ланцюжками</w:t>
      </w:r>
    </w:p>
    <w:p>
      <w:pPr>
        <w:pStyle w:val="BodyText"/>
        <w:ind w:left="143" w:right="140"/>
        <w:jc w:val="both"/>
        <w:rPr/>
      </w:pPr>
      <w:r>
        <w:rPr/>
      </w:r>
    </w:p>
    <w:p>
      <w:pPr>
        <w:pStyle w:val="BodyText"/>
        <w:ind w:left="143" w:right="14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-360045</wp:posOffset>
            </wp:positionH>
            <wp:positionV relativeFrom="paragraph">
              <wp:posOffset>-36195</wp:posOffset>
            </wp:positionV>
            <wp:extent cx="6210935" cy="17526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43" w:right="140"/>
        <w:jc w:val="both"/>
        <w:rPr/>
      </w:pPr>
      <w:r>
        <w:rPr/>
      </w:r>
    </w:p>
    <w:p>
      <w:pPr>
        <w:pStyle w:val="BodyText"/>
        <w:ind w:left="143" w:right="140"/>
        <w:jc w:val="both"/>
        <w:rPr/>
      </w:pPr>
      <w:r>
        <w:rPr/>
        <w:t>Лістинг 4.1 – Python-код реалізації алгоритмів хешуванням з роздільними ланцюжками та візуалізації відкритої хеш-таблиці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0"/>
        <w:gridCol w:w="801"/>
      </w:tblGrid>
      <w:tr>
        <w:trPr/>
        <w:tc>
          <w:tcPr>
            <w:tcW w:w="89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5"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-2"/>
                <w:sz w:val="20"/>
                <w:szCs w:val="20"/>
                <w:shd w:fill="auto" w:val="clear"/>
              </w:rPr>
              <w:t># --- ЗАВДАННЯ: Хешування прислів'я українською мовою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Константа розміру таблиці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M = 13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Список вхідних слів (транслітерація прислів'я для коректності):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Використовуємо слова українською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WORDS_UA = ["СКІЛЬКИ", "ВОВКА", "НЕ", "ГОДУЙ", "А", "ВІН", "УСЕ", "В", "ЛІС", "ДИВИТЬСЯ"]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Словник позицій українських букв (згідно Рисунку 4.3)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LETTER_POSITIONS = {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'А': 1, 'Б': 2, 'В': 3, 'Г': 4, 'Ґ': 5, 'Д': 6, 'Е': 7, 'Є': 8, 'Ж': 9, 'З': 10, 'И': 11, 'І': 12, 'Ї': 13, 'Й': 14,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'К': 15, 'Л': 16, 'М': 17, 'Н': 18, 'О': 19, 'П': 20, 'Р': 21, 'С': 22, 'Т': 23, 'У': 24, 'Ф': 25, 'Х': 26, 'Ц': 27,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'Ч': 28, 'Ш': 29, 'Щ': 30, 'Ь': 31, 'Ю': 32, 'Я': 33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}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simple_hash_from_map(key: str) -&gt; int: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Хеш-функція: h(k) = (сума позицій букв українського алфавіту) mod 13.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sum_of_positions = 0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Обчислення суми позицій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char in key.upper():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Отримання позиції. Якщо символ не знайдено (наприклад, не літера), повертаємо 0.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position = LETTER_POSITIONS.get(char, 0)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sum_of_positions += position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Обчислення фінальної хеш-адреси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hash_address = sum_of_positions % M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hash_address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build_open_hash_table(words: list, m: int) -&gt; list: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Будує хеш-таблицю з ланцюжками (списками) за методом ділення.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1. Ініціалізація таблиці: M порожніх ланцюжків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 = [[] for _ in range(m)]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2. Обробка кожного слова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word in words: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address = simple_hash_from_map(word)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Додавання слова до відповідного ланцюжка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hash_table[address].append(word)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hash_table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display_hash_table(table: list):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"""Виводить хеш-таблицю у зручному форматі."""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print("\n--- Результат хешування (Таблиця M=13) ---")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i, chain in enumerate(table):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print(f"Індекс {i:02d}: {chain}")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Виконання: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1. Побудова таблиці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 = build_open_hash_table(WORDS_UA, M)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2. Виведення результату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display_hash_table(hash_table)</w:t>
            </w:r>
          </w:p>
        </w:tc>
        <w:tc>
          <w:tcPr>
            <w:tcW w:w="8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Style15"/>
        <w:spacing w:lineRule="exact" w:line="226" w:before="1" w:after="0"/>
        <w:ind w:hanging="0" w:left="143" w:right="0"/>
        <w:rPr>
          <w:rFonts w:ascii="Courier New" w:hAnsi="Courier New"/>
          <w:sz w:val="20"/>
        </w:rPr>
      </w:pPr>
      <w:r>
        <w:rPr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Результати виконання Python-коду, який наведено в Лістінгу 4. 1 показано в таблиці 4.3</w:t>
      </w:r>
    </w:p>
    <w:p>
      <w:pPr>
        <w:pStyle w:val="BodyText"/>
        <w:rPr/>
      </w:pPr>
      <w:r>
        <w:rPr>
          <w:rStyle w:val="Style11"/>
          <w:rFonts w:ascii="Times New Roman" w:hAnsi="Times New Roman"/>
        </w:rPr>
        <w:t>Таблиця 4.3 Результати побудови відкритої хеш-таблиці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81"/>
      </w:tblGrid>
      <w:tr>
        <w:trPr/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  <w:shd w:fill="auto" w:val="clear"/>
              </w:rPr>
              <w:t>--- Результат хешування (Таблиця M=13)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00: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1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['А', 'УСЕ']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2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['ВОВКА', 'ГОДУЙ']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3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['В']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4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5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6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7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['ВІН']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8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9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10: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11: ['ЛІС']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 12: ['СКІЛЬКИ', 'НЕ', 'ДИВИТЬСЯ']</w:t>
            </w:r>
          </w:p>
        </w:tc>
      </w:tr>
    </w:tbl>
    <w:p>
      <w:pPr>
        <w:pStyle w:val="BodyText"/>
        <w:rPr>
          <w:rStyle w:val="Style11"/>
          <w:rFonts w:ascii="Times New Roman" w:hAnsi="Times New Roman"/>
        </w:rPr>
      </w:pPr>
      <w:r>
        <w:rPr/>
      </w:r>
    </w:p>
    <w:p>
      <w:pPr>
        <w:pStyle w:val="BodyText"/>
        <w:spacing w:before="321" w:after="0"/>
        <w:ind w:left="502" w:right="0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4.4</w:t>
      </w:r>
      <w:r>
        <w:rPr>
          <w:spacing w:val="-4"/>
        </w:rPr>
        <w:t xml:space="preserve"> </w:t>
      </w:r>
      <w:r>
        <w:rPr>
          <w:spacing w:val="-2"/>
        </w:rPr>
        <w:t xml:space="preserve"> В</w:t>
      </w:r>
      <w:r>
        <w:rPr>
          <w:spacing w:val="-2"/>
          <w:sz w:val="28"/>
        </w:rPr>
        <w:t>ізуалізацію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створення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відкритої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хеш-таблиці</w:t>
      </w:r>
    </w:p>
    <w:tbl>
      <w:tblPr>
        <w:tblW w:w="11319" w:type="dxa"/>
        <w:jc w:val="left"/>
        <w:tblInd w:w="-136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76"/>
        <w:gridCol w:w="738"/>
        <w:gridCol w:w="512"/>
        <w:gridCol w:w="1084"/>
        <w:gridCol w:w="1071"/>
        <w:gridCol w:w="619"/>
        <w:gridCol w:w="393"/>
        <w:gridCol w:w="738"/>
        <w:gridCol w:w="738"/>
        <w:gridCol w:w="512"/>
        <w:gridCol w:w="738"/>
        <w:gridCol w:w="738"/>
        <w:gridCol w:w="619"/>
        <w:gridCol w:w="1343"/>
      </w:tblGrid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0" w:right="5"/>
              <w:jc w:val="center"/>
              <w:rPr>
                <w:sz w:val="28"/>
              </w:rPr>
            </w:pPr>
            <w:r>
              <w:rPr>
                <w:sz w:val="24"/>
              </w:rPr>
              <w:t>хеш-таблиця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відкритою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адресацією</w:t>
            </w:r>
          </w:p>
        </w:tc>
      </w:tr>
      <w:tr>
        <w:trPr>
          <w:trHeight w:val="64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22"/>
              <w:ind w:left="107" w:right="17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Insert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3" w:right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20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/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8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color w:val="FF0000"/>
                <w:spacing w:val="-4"/>
                <w:sz w:val="28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4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СКІЛЬКИ</w:t>
            </w:r>
          </w:p>
        </w:tc>
      </w:tr>
    </w:tbl>
    <w:p>
      <w:pPr>
        <w:pStyle w:val="BodyText"/>
        <w:spacing w:before="4" w:after="0"/>
        <w:ind w:left="0" w:right="0"/>
        <w:rPr>
          <w:ins w:id="326" w:author="&lt;анонимный&gt;" w:date="2025-10-22T14:32:20Z"/>
        </w:rPr>
      </w:pPr>
      <w:ins w:id="325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BodyText"/>
        <w:ind w:left="143" w:right="140"/>
        <w:jc w:val="both"/>
        <w:rPr/>
      </w:pPr>
      <w:r>
        <w:rPr/>
        <w:t>Лістинг 4.</w:t>
      </w:r>
      <w:r>
        <w:rPr/>
        <w:t>5</w:t>
      </w:r>
      <w:r>
        <w:rPr/>
        <w:t xml:space="preserve"> – Python-код реалізації алгоритмів хешуванням з роздільними ланцюжками та візуалізації за </w:t>
      </w:r>
      <w:r>
        <w:rPr>
          <w:sz w:val="28"/>
        </w:rPr>
        <w:t xml:space="preserve">закритої </w:t>
      </w:r>
      <w:r>
        <w:rPr/>
        <w:t xml:space="preserve"> хеш-таблиці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5"/>
        <w:gridCol w:w="36"/>
      </w:tblGrid>
      <w:tr>
        <w:trPr/>
        <w:tc>
          <w:tcPr>
            <w:tcW w:w="97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5"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-2"/>
                <w:sz w:val="20"/>
                <w:szCs w:val="20"/>
                <w:shd w:fill="auto" w:val="clear"/>
              </w:rPr>
              <w:t># --- КОНСТАНТИ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M = 13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A = (5**0.5 - 1) / 2 # ~0.6180339887 для методу множення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WORDS_UA = ["СКІЛЬКИ", "ВОВКА", "НЕ", "ГОДУЙ", "А", "ВІН", "УСЕ", "В", "ЛІС", "ДИВИТЬСЯ"]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LETTER_POSITIONS_UA = {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'А': 1, 'Б': 2, 'В': 3, 'Г': 4, 'Ґ': 5, 'Д': 6, 'Е': 7, 'Є': 8, 'Ж': 9, 'З': 10, 'И': 11, 'І': 12, 'Ї': 13, 'Й': 14,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'К': 15, 'Л': 16, 'М': 17, 'Н': 18, 'О': 19, 'П': 20, 'Р': 21, 'С': 22, 'Т': 23, 'У': 24, 'Ф': 25, 'Х': 26, 'Ц': 27,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'Ч': 28, 'Ш': 29, 'Щ': 30, 'Ь': 31, 'Ю': 32, 'Я': 33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}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ДОПОМІЖНА ФУНКЦІЯ: Обчислення K (суми позицій)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calculate_k(key: str) -&gt; int: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"""Обчислює числовий ключ K як суму позицій букв."""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k = 0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char in key.upper():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k += LETTER_POSITIONS_UA.get(char, 0)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k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ХЕШ-ФУНКЦІЇ З ОСНОВНИМ ЗОНДУВАННЯМ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hash_division_probe(k: int, i: int) -&gt; int: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"""h(K) = (K mod M + i) mod M"""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(k % M + i) % M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hash_multiplication_probe(k: int, i: int) -&gt; int: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"""h(k) = (floor(M * (k*A mod 1)) + i) mod M"""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h0 = int(M * ((k * A) % 1))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(h0 + i) % M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АЛГОРИТМ ПОБУДОВИ ТАБЛИЦІ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build_closed_hash_table(words: list, m: int, probe_func) -&gt; (list, list):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Будує закриту хеш-таблицю (відкрита адресація) з лінійним зондуванням.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Повертає таблицю та список довжин зондування.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 = [None] * m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probe_lengths = []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word in words: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k = calculate_k(word)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 = 0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Лінійне зондування: шукаємо наступну вільну комірку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while i &lt; m: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address = probe_func(k, i)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hash_table[address] is None: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hash_table[address] = word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probe_lengths.append((word, i + 1)) # i+1 - довжина зондування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break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 += 1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else: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print(f"Помилка: Таблиця переповнена, не вдалося вставити {word}")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hash_table, probe_lengths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display_closed_hash_table(table: list, title: str):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"""Виводить хеш-таблицю у зручному форматі."""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print(f"\n--- {title} (Таблиця M={M}) ---")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Заголовки індексів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print("Індекс:", end=" 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i in range(len(table)):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print(f"{i:02d}", end=" 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Вміст комірок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print("Вміст:", end="  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item in table: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print(f"{item[:2] if item else '--'}", end=" ") # Відображаємо лише перші 2 символи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ВИКОНАННЯ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1. Метод Ділення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hash_table_div, lengths_div = build_closed_hash_table(WORDS_UA, M, hash_division_probe)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display_closed_hash_table(hash_table_div, "Результат Закритої Хеш-таблиці (Ділення)")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2. Метод Множення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hash_table_mult, lengths_mult = build_closed_hash_table(WORDS_UA, M, hash_multiplication_probe)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display_closed_hash_table(hash_table_mult, "Результат Закритої Хеш-таблиці (Множення)")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Аналіз довжин зондування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print("\n--- Аналіз Довжин Зондування (Кількість кроків для вставки) ---")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print("Метод Ділення:")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word, length in lengths_div: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  {word}: {length} кроків")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print("\nМетод Множення:")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word, length in lengths_mult: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  {word}: {length} кроків")</w:t>
            </w:r>
          </w:p>
          <w:p>
            <w:pPr>
              <w:pStyle w:val="Style15"/>
              <w:spacing w:lineRule="auto" w:line="240" w:before="0" w:after="0"/>
              <w:ind w:hanging="0" w:left="0" w:right="0"/>
              <w:rPr>
                <w:spacing w:val="-2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</w:r>
          </w:p>
        </w:tc>
        <w:tc>
          <w:tcPr>
            <w:tcW w:w="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Style15"/>
        <w:spacing w:lineRule="exact" w:line="226" w:before="1" w:after="0"/>
        <w:ind w:hanging="0" w:left="143" w:right="0"/>
        <w:rPr>
          <w:rFonts w:ascii="Courier New" w:hAnsi="Courier New"/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Результати виконання Python-коду, який наведено в Лістінгу 4.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показано в таблиці 4.</w:t>
      </w:r>
      <w:r>
        <w:rPr>
          <w:rFonts w:ascii="Times New Roman" w:hAnsi="Times New Roman"/>
        </w:rPr>
        <w:t>6</w:t>
      </w:r>
    </w:p>
    <w:p>
      <w:pPr>
        <w:pStyle w:val="BodyText"/>
        <w:rPr/>
      </w:pPr>
      <w:r>
        <w:rPr>
          <w:rStyle w:val="Style11"/>
          <w:rFonts w:ascii="Times New Roman" w:hAnsi="Times New Roman"/>
        </w:rPr>
        <w:t>Таблиця 4.</w:t>
      </w:r>
      <w:r>
        <w:rPr>
          <w:rStyle w:val="Style11"/>
          <w:rFonts w:ascii="Times New Roman" w:hAnsi="Times New Roman"/>
        </w:rPr>
        <w:t>6</w:t>
      </w:r>
      <w:r>
        <w:rPr>
          <w:rStyle w:val="Style11"/>
          <w:rFonts w:ascii="Times New Roman" w:hAnsi="Times New Roman"/>
        </w:rPr>
        <w:t xml:space="preserve"> Результати побудови закритої хеш-таблиці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81"/>
      </w:tblGrid>
      <w:tr>
        <w:trPr/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  <w:shd w:fill="auto" w:val="clear"/>
              </w:rPr>
              <w:t>--- Результат Закритої Хеш-таблиці (Ділення) (Таблиця M=13)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Індекс: 00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1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2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3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4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5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6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7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8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9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10 11 12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Вміст:  -- А ВО ГО УС СК В ВІ -- -- ДИ ЛІ НЕ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--- Результат Закритої Хеш-таблиці (Множення) (Таблиця M=13)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Індекс: 00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1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2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3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4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5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6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7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8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0</w:t>
            </w:r>
            <w:r>
              <w:rPr>
                <w:rFonts w:ascii="Courier New" w:hAnsi="Courier New"/>
                <w:b w:val="false"/>
                <w:bCs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9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10 11 12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Вміст:  ДИ -- -- -- ВО СК НЕ ГО А ВІ УС В ЛІ 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--- Аналіз Довжин Зондування (Кількість кроків для вставки) ---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Метод Ділення: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СКІЛЬКИ: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ВОВКА: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НЕ: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ГОДУЙ: 2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А: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ВІН: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УСЕ: 4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В: 4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ЛІС: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ДИВИТЬСЯ: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Метод Множення: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СКІЛЬКИ: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ВОВКА: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НЕ: 2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ГОДУЙ: 3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А: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ВІН: 5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УСЕ: 2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В: 1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ЛІС: 2 кроків</w:t>
            </w:r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ДИВИТЬСЯ: 8 кроків</w:t>
            </w:r>
          </w:p>
          <w:p>
            <w:pPr>
              <w:pStyle w:val="Style15"/>
              <w:spacing w:lineRule="auto" w:line="240"/>
              <w:jc w:val="left"/>
              <w:rPr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spacing w:val="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</w:tc>
      </w:tr>
    </w:tbl>
    <w:p>
      <w:pPr>
        <w:pStyle w:val="BodyText"/>
        <w:rPr>
          <w:rStyle w:val="Style11"/>
          <w:rFonts w:ascii="Times New Roman" w:hAnsi="Times New Roman"/>
        </w:rPr>
      </w:pPr>
      <w:r>
        <w:rPr/>
      </w:r>
    </w:p>
    <w:p>
      <w:pPr>
        <w:pStyle w:val="BodyText"/>
        <w:spacing w:before="321" w:after="0"/>
        <w:ind w:left="502" w:right="0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4.</w:t>
      </w:r>
      <w:r>
        <w:rPr/>
        <w:t>7</w:t>
      </w:r>
      <w:r>
        <w:rPr>
          <w:spacing w:val="-4"/>
        </w:rPr>
        <w:t xml:space="preserve"> </w:t>
      </w:r>
      <w:r>
        <w:rPr>
          <w:spacing w:val="-2"/>
        </w:rPr>
        <w:t xml:space="preserve"> В</w:t>
      </w:r>
      <w:r>
        <w:rPr>
          <w:spacing w:val="-2"/>
          <w:sz w:val="28"/>
        </w:rPr>
        <w:t>ізуалізацію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створення</w:t>
      </w:r>
      <w:r>
        <w:rPr>
          <w:spacing w:val="-7"/>
          <w:sz w:val="28"/>
        </w:rPr>
        <w:t xml:space="preserve"> за</w:t>
      </w:r>
      <w:r>
        <w:rPr>
          <w:spacing w:val="-2"/>
          <w:sz w:val="28"/>
        </w:rPr>
        <w:t>критої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хеш-таблиці</w:t>
      </w:r>
    </w:p>
    <w:tbl>
      <w:tblPr>
        <w:tblW w:w="11319" w:type="dxa"/>
        <w:jc w:val="left"/>
        <w:tblInd w:w="-136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76"/>
        <w:gridCol w:w="738"/>
        <w:gridCol w:w="512"/>
        <w:gridCol w:w="1084"/>
        <w:gridCol w:w="1071"/>
        <w:gridCol w:w="619"/>
        <w:gridCol w:w="393"/>
        <w:gridCol w:w="512"/>
        <w:gridCol w:w="678"/>
        <w:gridCol w:w="798"/>
        <w:gridCol w:w="738"/>
        <w:gridCol w:w="738"/>
        <w:gridCol w:w="619"/>
        <w:gridCol w:w="1343"/>
      </w:tblGrid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0" w:right="5"/>
              <w:jc w:val="center"/>
              <w:rPr>
                <w:sz w:val="28"/>
              </w:rPr>
            </w:pPr>
            <w:r>
              <w:rPr>
                <w:sz w:val="24"/>
              </w:rPr>
              <w:t>хеш-таблиця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відкритою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адресацією</w:t>
            </w:r>
          </w:p>
        </w:tc>
      </w:tr>
      <w:tr>
        <w:trPr>
          <w:trHeight w:val="64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22"/>
              <w:ind w:left="107" w:right="17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Insert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3" w:right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20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СКІЛЬКИ</w:t>
            </w:r>
          </w:p>
        </w:tc>
      </w:tr>
      <w:tr>
        <w:trPr>
          <w:trHeight w:val="321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8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/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color w:val="FF0000"/>
                <w:spacing w:val="-4"/>
                <w:sz w:val="28"/>
              </w:rPr>
              <w:t>СКІЛЬКИ</w:t>
            </w:r>
          </w:p>
        </w:tc>
      </w:tr>
      <w:tr>
        <w:trPr>
          <w:trHeight w:val="323" w:hRule="atLeast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4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НЕ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ВОВКА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ГОДУЙ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УСЕ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/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ВІН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/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>
                <w:spacing w:val="-5"/>
                <w:sz w:val="28"/>
              </w:rPr>
              <w:t>ЛІС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СКІЛЬКИ</w:t>
            </w:r>
          </w:p>
        </w:tc>
      </w:tr>
    </w:tbl>
    <w:p>
      <w:pPr>
        <w:pStyle w:val="BodyText"/>
        <w:spacing w:before="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ins w:id="327" w:author="&lt;анонимный&gt;" w:date="2025-10-22T14:32:20Z">
        <w:r>
          <w:rPr/>
          <w:t xml:space="preserve">Таблица </w:t>
        </w:r>
      </w:ins>
      <w:r>
        <w:rPr/>
        <w:t>4.8</w:t>
      </w:r>
      <w:ins w:id="328" w:author="&lt;анонимный&gt;" w:date="2025-10-22T14:32:20Z">
        <w:r>
          <w:rPr/>
          <w:t xml:space="preserve"> </w:t>
        </w:r>
      </w:ins>
      <w:r>
        <w:rPr/>
        <w:t>Зведене Порівняння Ефективності Алгоритмів (Сортування та Хешування)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30"/>
        <w:gridCol w:w="1630"/>
        <w:gridCol w:w="1630"/>
        <w:gridCol w:w="1630"/>
        <w:gridCol w:w="1631"/>
        <w:gridCol w:w="1629"/>
      </w:tblGrid>
      <w:tr>
        <w:trPr/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29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Назва алгоритму</w:t>
              </w:r>
            </w:ins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0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Реалізація</w:t>
              </w:r>
            </w:ins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1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Складність (Теорія)</w:t>
              </w:r>
            </w:ins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2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Порівняння</w:t>
              </w:r>
            </w:ins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3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Присвоювання / Обміни</w:t>
              </w:r>
            </w:ins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4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Додаткові лічильники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5" w:author="&lt;анонимный&gt;" w:date="2025-10-22T15:47:29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Selection Sort</w:t>
              </w:r>
            </w:ins>
            <w:ins w:id="336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(ЛР1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7" w:author="&lt;анонимный&gt;" w:date="2025-10-22T15:48:35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38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</w:t>
              </w:r>
            </w:ins>
            <w:ins w:id="339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perscript"/>
                </w:rPr>
                <w:t>2</w:t>
              </w:r>
            </w:ins>
            <w:ins w:id="340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1" w:author="&lt;анонимный&gt;" w:date="2025-10-22T15:50:2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44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2" w:author="&lt;анонимный&gt;" w:date="2025-10-22T15:50:2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40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3" w:author="&lt;анонимный&gt;" w:date="2025-10-22T15:51:4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4" w:author="&lt;анонимный&gt;" w:date="2025-10-22T15:48:10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Insertion Sort</w:t>
              </w:r>
            </w:ins>
            <w:ins w:id="345" w:author="&lt;анонимный&gt;" w:date="2025-10-22T15:48:10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(ЛР1)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6" w:author="&lt;анонимный&gt;" w:date="2025-10-22T15:48:10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47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</w:t>
              </w:r>
            </w:ins>
            <w:ins w:id="348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perscript"/>
                </w:rPr>
                <w:t>2</w:t>
              </w:r>
            </w:ins>
            <w:ins w:id="349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0" w:author="&lt;анонимный&gt;" w:date="2025-10-22T15:49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24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1" w:author="&lt;анонимный&gt;" w:date="2025-10-22T15:50:4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58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2" w:author="&lt;анонимный&gt;" w:date="2025-10-22T15:51:5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3" w:author="&lt;анонимный&gt;" w:date="2025-10-22T15:48:17Z">
              <w:r>
                <w:rPr>
                  <w:b/>
                  <w:bCs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Heap Sort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4" w:author="&lt;анонимный&gt;" w:date="2025-10-22T15:48:1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 (Sink)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5" w:author="&lt;анонимный&gt;" w:date="2025-10-22T15:49:33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6" w:author="&lt;анонимный&gt;" w:date="2025-10-22T15:49:3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45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7" w:author="&lt;анонимный&gt;" w:date="2025-10-22T15:50:5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18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8" w:author="&lt;анонимный&gt;" w:date="2025-10-22T15:50:5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59" w:author="&lt;анонимный&gt;" w:date="2025-10-22T15:48:22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QuickSort</w:t>
              </w:r>
            </w:ins>
            <w:ins w:id="360" w:author="&lt;анонимный&gt;" w:date="2025-10-22T15:48:22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1" w:author="&lt;анонимный&gt;" w:date="2025-10-22T15:48:22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Рекурсивна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2" w:author="&lt;анонимный&gt;" w:date="2025-10-22T15:49:4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  <w:ins w:id="363" w:author="&lt;анонимный&gt;" w:date="2025-10-22T15:49:4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bscript"/>
                </w:rPr>
                <w:t>(Avg)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4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65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5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103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6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Рекурсивних викликів: 8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7" w:author="&lt;анонимный&gt;" w:date="2025-10-22T15:48:26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Merge Sort</w:t>
              </w:r>
            </w:ins>
            <w:ins w:id="368" w:author="&lt;анонимный&gt;" w:date="2025-10-22T15:48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69" w:author="&lt;анонимный&gt;" w:date="2025-10-22T15:48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Рекурсивна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0" w:author="&lt;анонимный&gt;" w:date="2025-10-22T15:50:14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1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110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2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119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3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Рекурсивних викликів: 17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4" w:author="&lt;анонимный&gt;" w:date="2025-10-22T15:48:31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Merge Sort</w:t>
              </w:r>
            </w:ins>
            <w:ins w:id="375" w:author="&lt;анонимный&gt;" w:date="2025-10-22T15:48:3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6" w:author="&lt;анонимный&gt;" w:date="2025-10-22T15:48:3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7" w:author="&lt;анонимный&gt;" w:date="2025-10-22T15:50:1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8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99</w:t>
              </w:r>
            </w:ins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79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206</w:t>
              </w:r>
            </w:ins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380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Хешування з Ланцюжками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(Пошук)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Ітеративна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O(1)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(макс. 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vertAlign w:val="subscript"/>
              </w:rPr>
              <w:t>max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у вашій табл.)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1.5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(середнє порівняння)</w:t>
            </w:r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Потрібна пам'ять на ланцюжки</w:t>
            </w:r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Закрита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(Ділення)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Ітеративна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O(1)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(макс. зондування у вашій табл.)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1.7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(середнє порівняння)</w:t>
            </w:r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Макс. кластеризація: 4 кроки</w:t>
            </w:r>
          </w:p>
        </w:tc>
      </w:tr>
      <w:tr>
        <w:trPr/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Закрита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(Множення)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Ітеративна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O(1)</w:t>
            </w:r>
          </w:p>
        </w:tc>
        <w:tc>
          <w:tcPr>
            <w:tcW w:w="16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(макс. зондування у вашій табл.)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2.6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(середнє порівняння)</w:t>
            </w:r>
          </w:p>
        </w:tc>
        <w:tc>
          <w:tcPr>
            <w:tcW w:w="1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Макс. кластеризація: 8 кроків</w:t>
            </w:r>
          </w:p>
        </w:tc>
      </w:tr>
    </w:tbl>
    <w:p>
      <w:pPr>
        <w:sectPr>
          <w:headerReference w:type="default" r:id="rId7"/>
          <w:headerReference w:type="first" r:id="rId8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Style16"/>
        <w:widowControl w:val="false"/>
        <w:suppressLineNumbers/>
        <w:suppressAutoHyphens w:val="true"/>
        <w:bidi w:val="0"/>
        <w:spacing w:lineRule="auto" w:line="360" w:before="0" w:after="0"/>
        <w:jc w:val="left"/>
        <w:rPr>
          <w:rFonts w:ascii="Times New Roman" w:hAnsi="Times New Roman"/>
          <w:b w:val="false"/>
          <w:bCs w:val="false"/>
          <w:i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del w:id="398" w:author="&lt;анонимный&gt;" w:date="2025-10-22T14:53:12Z"/>
        </w:rPr>
      </w:pPr>
      <w:del w:id="381" w:author="&lt;анонимный&gt;" w:date="2025-10-22T14:53:12Z">
        <w:r>
          <w:drawing>
            <wp:anchor behindDoc="0" distT="0" distB="0" distL="0" distR="0" simplePos="0" locked="0" layoutInCell="1" allowOverlap="1" relativeHeight="0">
              <wp:simplePos x="0" y="0"/>
              <wp:positionH relativeFrom="column">
                <wp:posOffset>-69215</wp:posOffset>
              </wp:positionH>
              <wp:positionV relativeFrom="paragraph">
                <wp:posOffset>99695</wp:posOffset>
              </wp:positionV>
              <wp:extent cx="6360795" cy="2179955"/>
              <wp:effectExtent l="0" t="0" r="0" b="0"/>
              <wp:wrapTopAndBottom/>
              <wp:docPr id="3" name="Изображение1 Копия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Изображение1 Копия 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60795" cy="21799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82" w:author="&lt;анонимный&gt;" w:date="2025-10-22T14:53:12Z">
        <w:r>
          <w:rPr>
            <w:color w:val="212121"/>
          </w:rPr>
          <w:delText>Таблиця</w:delText>
        </w:r>
      </w:del>
      <w:del w:id="383" w:author="&lt;анонимный&gt;" w:date="2025-10-22T14:53:12Z">
        <w:r>
          <w:rPr>
            <w:color w:val="212121"/>
            <w:spacing w:val="-5"/>
          </w:rPr>
          <w:delText xml:space="preserve"> </w:delText>
        </w:r>
      </w:del>
      <w:del w:id="384" w:author="&lt;анонимный&gt;" w:date="2025-10-22T14:53:12Z">
        <w:r>
          <w:rPr>
            <w:color w:val="212121"/>
          </w:rPr>
          <w:delText>2</w:delText>
        </w:r>
      </w:del>
      <w:del w:id="385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386" w:author="&lt;анонимный&gt;" w:date="2025-10-22T14:53:12Z">
        <w:r>
          <w:rPr>
            <w:color w:val="212121"/>
          </w:rPr>
          <w:delText>Результати</w:delText>
        </w:r>
      </w:del>
      <w:del w:id="387" w:author="&lt;анонимный&gt;" w:date="2025-10-22T14:53:12Z">
        <w:r>
          <w:rPr>
            <w:color w:val="212121"/>
            <w:spacing w:val="-5"/>
          </w:rPr>
          <w:delText xml:space="preserve"> </w:delText>
        </w:r>
      </w:del>
      <w:del w:id="388" w:author="&lt;анонимный&gt;" w:date="2025-10-22T14:53:12Z">
        <w:r>
          <w:rPr>
            <w:color w:val="212121"/>
          </w:rPr>
          <w:delText>ітеративної</w:delText>
        </w:r>
      </w:del>
      <w:del w:id="389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390" w:author="&lt;анонимный&gt;" w:date="2025-10-22T14:53:12Z">
        <w:r>
          <w:rPr>
            <w:color w:val="212121"/>
          </w:rPr>
          <w:delText>та</w:delText>
        </w:r>
      </w:del>
      <w:del w:id="391" w:author="&lt;анонимный&gt;" w:date="2025-10-22T14:53:12Z">
        <w:r>
          <w:rPr>
            <w:color w:val="212121"/>
            <w:spacing w:val="-8"/>
          </w:rPr>
          <w:delText xml:space="preserve"> </w:delText>
        </w:r>
      </w:del>
      <w:del w:id="392" w:author="&lt;анонимный&gt;" w:date="2025-10-22T14:53:12Z">
        <w:r>
          <w:rPr>
            <w:color w:val="212121"/>
          </w:rPr>
          <w:delText>рекурсивної</w:delText>
        </w:r>
      </w:del>
      <w:del w:id="393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394" w:author="&lt;анонимный&gt;" w:date="2025-10-22T14:53:12Z">
        <w:r>
          <w:rPr>
            <w:color w:val="212121"/>
          </w:rPr>
          <w:delText>реалізації</w:delText>
        </w:r>
      </w:del>
      <w:del w:id="395" w:author="&lt;анонимный&gt;" w:date="2025-10-22T14:53:12Z">
        <w:r>
          <w:rPr>
            <w:color w:val="212121"/>
            <w:spacing w:val="-1"/>
          </w:rPr>
          <w:delText xml:space="preserve"> </w:delText>
        </w:r>
      </w:del>
      <w:del w:id="396" w:author="&lt;анонимный&gt;" w:date="2025-10-22T14:53:12Z">
        <w:r>
          <w:rPr>
            <w:color w:val="212121"/>
          </w:rPr>
          <w:delText>алгоритму сортування злиттям</w:delText>
        </w:r>
      </w:del>
      <w:del w:id="397" w:author="&lt;анонимный&gt;" w:date="2025-10-22T14:53:12Z">
        <w:r>
          <w:rPr>
            <w:rFonts w:eastAsia="Times New Roman" w:cs="Times New Roman"/>
            <w:b w:val="false"/>
            <w:i/>
            <w:iCs/>
          </w:rPr>
          <w:delText xml:space="preserve">           </w:delText>
        </w:r>
      </w:del>
      <w:r>
        <w:br w:type="page"/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412" w:author="&lt;анонимный&gt;" w:date="2025-10-22T14:53:12Z"/>
        </w:rPr>
      </w:pPr>
      <w:del w:id="399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2. Наведіть</w:delText>
        </w:r>
      </w:del>
      <w:del w:id="400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7"/>
            <w:sz w:val="28"/>
            <w:szCs w:val="28"/>
          </w:rPr>
          <w:delText xml:space="preserve"> </w:delText>
        </w:r>
      </w:del>
      <w:del w:id="401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приклад</w:delText>
        </w:r>
      </w:del>
      <w:del w:id="402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5"/>
            <w:sz w:val="28"/>
            <w:szCs w:val="28"/>
          </w:rPr>
          <w:delText xml:space="preserve"> </w:delText>
        </w:r>
      </w:del>
      <w:del w:id="403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використання</w:delText>
        </w:r>
      </w:del>
      <w:del w:id="404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3"/>
            <w:sz w:val="28"/>
            <w:szCs w:val="28"/>
          </w:rPr>
          <w:delText xml:space="preserve"> </w:delText>
        </w:r>
      </w:del>
      <w:del w:id="405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Python-коду</w:delText>
        </w:r>
      </w:del>
      <w:del w:id="406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9"/>
            <w:sz w:val="28"/>
            <w:szCs w:val="28"/>
          </w:rPr>
          <w:delText xml:space="preserve"> </w:delText>
        </w:r>
      </w:del>
      <w:del w:id="407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для</w:delText>
        </w:r>
      </w:del>
      <w:del w:id="408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6"/>
            <w:sz w:val="28"/>
            <w:szCs w:val="28"/>
          </w:rPr>
          <w:delText xml:space="preserve"> </w:delText>
        </w:r>
      </w:del>
      <w:del w:id="409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масиву</w:delText>
        </w:r>
      </w:del>
      <w:del w:id="410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5"/>
            <w:sz w:val="28"/>
            <w:szCs w:val="28"/>
          </w:rPr>
          <w:delText xml:space="preserve"> </w:delText>
        </w:r>
      </w:del>
      <w:del w:id="411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за варіантом завдання, передбачте можливість трасування.</w:delText>
        </w:r>
      </w:del>
      <w:r>
        <w:br w:type="page"/>
      </w:r>
    </w:p>
    <w:p>
      <w:pPr>
        <w:sectPr>
          <w:headerReference w:type="default" r:id="rId11"/>
          <w:headerReference w:type="first" r:id="rId12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0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426" w:author="&lt;анонимный&gt;" w:date="2025-10-22T14:53:12Z"/>
        </w:rPr>
      </w:pPr>
      <w:del w:id="413" w:author="&lt;анонимный&gt;" w:date="2025-10-22T14:53:12Z">
        <w:r>
          <w:rPr/>
          <w:delText>Таблиця</w:delText>
        </w:r>
      </w:del>
      <w:del w:id="414" w:author="&lt;анонимный&gt;" w:date="2025-10-22T14:53:12Z">
        <w:r>
          <w:rPr>
            <w:spacing w:val="-7"/>
          </w:rPr>
          <w:delText xml:space="preserve"> </w:delText>
        </w:r>
      </w:del>
      <w:del w:id="415" w:author="&lt;анонимный&gt;" w:date="2025-10-22T14:53:12Z">
        <w:r>
          <w:rPr/>
          <w:delText>3</w:delText>
        </w:r>
      </w:del>
      <w:del w:id="416" w:author="&lt;анонимный&gt;" w:date="2025-10-22T14:53:12Z">
        <w:r>
          <w:rPr>
            <w:spacing w:val="-6"/>
          </w:rPr>
          <w:delText xml:space="preserve"> </w:delText>
        </w:r>
      </w:del>
      <w:del w:id="417" w:author="&lt;анонимный&gt;" w:date="2025-10-22T14:53:12Z">
        <w:r>
          <w:rPr/>
          <w:delText>Результати</w:delText>
        </w:r>
      </w:del>
      <w:del w:id="418" w:author="&lt;анонимный&gt;" w:date="2025-10-22T14:53:12Z">
        <w:r>
          <w:rPr>
            <w:spacing w:val="-7"/>
          </w:rPr>
          <w:delText xml:space="preserve"> </w:delText>
        </w:r>
      </w:del>
      <w:del w:id="419" w:author="&lt;анонимный&gt;" w:date="2025-10-22T14:53:12Z">
        <w:r>
          <w:rPr/>
          <w:delText>трасування</w:delText>
        </w:r>
      </w:del>
      <w:del w:id="420" w:author="&lt;анонимный&gt;" w:date="2025-10-22T14:53:12Z">
        <w:r>
          <w:rPr>
            <w:spacing w:val="-6"/>
          </w:rPr>
          <w:delText xml:space="preserve"> </w:delText>
        </w:r>
      </w:del>
      <w:del w:id="421" w:author="&lt;анонимный&gt;" w:date="2025-10-22T14:53:12Z">
        <w:r>
          <w:rPr/>
          <w:delText>алгоритму</w:delText>
        </w:r>
      </w:del>
      <w:del w:id="422" w:author="&lt;анонимный&gt;" w:date="2025-10-22T14:53:12Z">
        <w:r>
          <w:rPr>
            <w:spacing w:val="-7"/>
          </w:rPr>
          <w:delText xml:space="preserve"> </w:delText>
        </w:r>
      </w:del>
      <w:del w:id="423" w:author="&lt;анонимный&gt;" w:date="2025-10-22T14:53:12Z">
        <w:r>
          <w:rPr/>
          <w:delText>сортування</w:delText>
        </w:r>
      </w:del>
      <w:del w:id="424" w:author="&lt;анонимный&gt;" w:date="2025-10-22T14:53:12Z">
        <w:r>
          <w:rPr>
            <w:spacing w:val="-1"/>
          </w:rPr>
          <w:delText xml:space="preserve"> </w:delText>
        </w:r>
      </w:del>
      <w:del w:id="425" w:author="&lt;анонимный&gt;" w:date="2025-10-22T14:53:12Z">
        <w:r>
          <w:rPr>
            <w:spacing w:val="-2"/>
          </w:rPr>
          <w:delText>злиттям.</w:delText>
        </w:r>
      </w:del>
    </w:p>
    <w:p>
      <w:pPr>
        <w:sectPr>
          <w:headerReference w:type="default" r:id="rId13"/>
          <w:headerReference w:type="first" r:id="rId14"/>
          <w:type w:val="nextPage"/>
          <w:pgSz w:w="11906" w:h="16838"/>
          <w:pgMar w:left="1700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  <w:pStyle w:val="Style16"/>
        <w:widowControl w:val="false"/>
        <w:suppressLineNumbers/>
        <w:suppressAutoHyphens w:val="true"/>
        <w:bidi w:val="0"/>
        <w:spacing w:lineRule="auto" w:line="360" w:before="0" w:after="0"/>
        <w:jc w:val="left"/>
        <w:rPr>
          <w:rFonts w:ascii="Times New Roman" w:hAnsi="Times New Roman"/>
          <w:b w:val="false"/>
          <w:bCs w:val="false"/>
          <w:i/>
          <w:i/>
          <w:iCs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Висновок: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28" w:author="&lt;анонимный&gt;" w:date="2025-10-22T15:59:56Z"/>
        </w:rPr>
      </w:pPr>
      <w:del w:id="427" w:author="&lt;анонимный&gt;" w:date="2025-10-22T15:59:56Z">
        <w:r>
          <w:rPr>
            <w:sz w:val="28"/>
            <w:szCs w:val="28"/>
            <w:lang w:val="uk-UA"/>
          </w:rPr>
          <w:delText>На основі теоретичного аналізу та емпіричних трасувань (для N=7 і N=9), доведено, що логарифмічні алгоритми сортування (O(NlogN)) мають різні компроміси, що впливають на їх практичну придатність.</w:delText>
        </w:r>
      </w:del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37" w:author="&lt;анонимный&gt;" w:date="2025-10-22T15:59:56Z"/>
        </w:rPr>
      </w:pPr>
      <w:del w:id="429" w:author="&lt;анонимный&gt;" w:date="2025-10-22T15:59:56Z">
        <w:r>
          <w:rPr>
            <w:b/>
            <w:sz w:val="28"/>
            <w:szCs w:val="28"/>
          </w:rPr>
          <w:delText>Merge Sort (Сортування злиттям):</w:delText>
        </w:r>
      </w:del>
      <w:del w:id="430" w:author="&lt;анонимный&gt;" w:date="2025-10-22T15:59:56Z">
        <w:r>
          <w:rPr>
            <w:sz w:val="28"/>
            <w:szCs w:val="28"/>
          </w:rPr>
          <w:delText xml:space="preserve"> Це найбільш </w:delText>
        </w:r>
      </w:del>
      <w:del w:id="431" w:author="&lt;анонимный&gt;" w:date="2025-10-22T15:59:56Z">
        <w:r>
          <w:rPr>
            <w:b/>
            <w:sz w:val="28"/>
            <w:szCs w:val="28"/>
          </w:rPr>
          <w:delText>надійний</w:delText>
        </w:r>
      </w:del>
      <w:del w:id="432" w:author="&lt;анонимный&gt;" w:date="2025-10-22T15:59:56Z">
        <w:r>
          <w:rPr>
            <w:sz w:val="28"/>
            <w:szCs w:val="28"/>
          </w:rPr>
          <w:delText xml:space="preserve"> та </w:delText>
        </w:r>
      </w:del>
      <w:del w:id="433" w:author="&lt;анонимный&gt;" w:date="2025-10-22T15:59:56Z">
        <w:r>
          <w:rPr>
            <w:b/>
            <w:sz w:val="28"/>
            <w:szCs w:val="28"/>
          </w:rPr>
          <w:delText>стійкий</w:delText>
        </w:r>
      </w:del>
      <w:del w:id="434" w:author="&lt;анонимный&gt;" w:date="2025-10-22T15:59:56Z">
        <w:r>
          <w:rPr>
            <w:sz w:val="28"/>
            <w:szCs w:val="28"/>
          </w:rPr>
          <w:delText xml:space="preserve"> алгоритм, оскільки його часова складність гарантовано становить O(N log N) у найгіршому випадку. Головний недолік — висока </w:delText>
        </w:r>
      </w:del>
      <w:del w:id="435" w:author="&lt;анонимный&gt;" w:date="2025-10-22T15:59:56Z">
        <w:r>
          <w:rPr>
            <w:b/>
            <w:sz w:val="28"/>
            <w:szCs w:val="28"/>
          </w:rPr>
          <w:delText>просторова складність</w:delText>
        </w:r>
      </w:del>
      <w:del w:id="436" w:author="&lt;анонимный&gt;" w:date="2025-10-22T15:59:56Z">
        <w:r>
          <w:rPr>
            <w:sz w:val="28"/>
            <w:szCs w:val="28"/>
          </w:rPr>
          <w:delText xml:space="preserve"> O(N), яка вимагає додаткового масиву для злиття.</w:delText>
        </w:r>
      </w:del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46" w:author="&lt;анонимный&gt;" w:date="2025-10-22T15:59:56Z"/>
        </w:rPr>
      </w:pPr>
      <w:del w:id="438" w:author="&lt;анонимный&gt;" w:date="2025-10-22T15:59:56Z">
        <w:r>
          <w:rPr>
            <w:b/>
            <w:sz w:val="28"/>
            <w:szCs w:val="28"/>
          </w:rPr>
          <w:delText>Quicksort (Швидке сортування):</w:delText>
        </w:r>
      </w:del>
      <w:del w:id="439" w:author="&lt;анонимный&gt;" w:date="2025-10-22T15:59:56Z">
        <w:r>
          <w:rPr>
            <w:sz w:val="28"/>
            <w:szCs w:val="28"/>
          </w:rPr>
          <w:delText xml:space="preserve"> Хоча в середньому він є найшвидшим, він несе значний ризик: його складність у найгіршому випадку зростає до </w:delText>
        </w:r>
      </w:del>
      <w:del w:id="440" w:author="&lt;анонимный&gt;" w:date="2025-10-22T15:59:56Z">
        <w:r>
          <w:rPr>
            <w:b/>
            <w:sz w:val="28"/>
            <w:szCs w:val="28"/>
          </w:rPr>
          <w:delText>O(N</w:delText>
        </w:r>
      </w:del>
      <w:del w:id="441" w:author="&lt;анонимный&gt;" w:date="2025-10-22T15:59:56Z">
        <w:r>
          <w:rPr>
            <w:b/>
            <w:sz w:val="28"/>
            <w:szCs w:val="28"/>
            <w:vertAlign w:val="superscript"/>
          </w:rPr>
          <w:delText>2</w:delText>
        </w:r>
      </w:del>
      <w:del w:id="442" w:author="&lt;анонимный&gt;" w:date="2025-10-22T15:59:56Z">
        <w:r>
          <w:rPr>
            <w:b/>
            <w:sz w:val="28"/>
            <w:szCs w:val="28"/>
          </w:rPr>
          <w:delText>)</w:delText>
        </w:r>
      </w:del>
      <w:del w:id="443" w:author="&lt;анонимный&gt;" w:date="2025-10-22T15:59:56Z">
        <w:r>
          <w:rPr>
            <w:sz w:val="28"/>
            <w:szCs w:val="28"/>
          </w:rPr>
          <w:delText xml:space="preserve">. Крім того, він </w:delText>
        </w:r>
      </w:del>
      <w:del w:id="444" w:author="&lt;анонимный&gt;" w:date="2025-10-22T15:59:56Z">
        <w:r>
          <w:rPr>
            <w:b/>
            <w:sz w:val="28"/>
            <w:szCs w:val="28"/>
          </w:rPr>
          <w:delText>нестійкий</w:delText>
        </w:r>
      </w:del>
      <w:del w:id="445" w:author="&lt;анонимный&gt;" w:date="2025-10-22T15:59:56Z">
        <w:r>
          <w:rPr>
            <w:sz w:val="28"/>
            <w:szCs w:val="28"/>
          </w:rPr>
          <w:delText>.</w:delText>
        </w:r>
      </w:del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448" w:author="&lt;анонимный&gt;" w:date="2025-10-22T15:59:56Z"/>
        </w:rPr>
      </w:pPr>
      <w:del w:id="447" w:author="&lt;анонимный&gt;" w:date="2025-10-22T15:59:56Z">
        <w:r>
          <w:rPr>
            <w:sz w:val="28"/>
            <w:szCs w:val="28"/>
          </w:rPr>
          <w:delText>Емпіричні результати (N=7 та N=9)</w:delText>
        </w:r>
      </w:del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450" w:author="&lt;анонимный&gt;" w:date="2025-10-22T15:59:56Z"/>
        </w:rPr>
      </w:pPr>
      <w:del w:id="449" w:author="&lt;анонимный&gt;" w:date="2025-10-22T15:59:56Z">
        <w:r>
          <w:rPr>
            <w:sz w:val="28"/>
            <w:szCs w:val="28"/>
          </w:rPr>
          <w:delText>Емпіричні дані, отримані з Ваших трасувань, підтверджують теоретичні особливості: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57" w:author="&lt;анонимный&gt;" w:date="2025-10-22T15:59:56Z"/>
        </w:rPr>
      </w:pPr>
      <w:del w:id="451" w:author="&lt;анонимный&gt;" w:date="2025-10-22T15:59:56Z">
        <w:r>
          <w:rPr>
            <w:b/>
            <w:sz w:val="28"/>
            <w:szCs w:val="28"/>
          </w:rPr>
          <w:delText>Чутливість Quicksort:</w:delText>
        </w:r>
      </w:del>
      <w:del w:id="452" w:author="&lt;анонимный&gt;" w:date="2025-10-22T15:59:56Z">
        <w:r>
          <w:rPr>
            <w:sz w:val="28"/>
            <w:szCs w:val="28"/>
          </w:rPr>
          <w:delText xml:space="preserve"> Ваша реалізація QuickSort (зі статичним опорним елементом) продемонструвала чутливість до вхідних даних, вимагаючи </w:delText>
        </w:r>
      </w:del>
      <w:del w:id="453" w:author="&lt;анонимный&gt;" w:date="2025-10-22T15:59:56Z">
        <w:r>
          <w:rPr>
            <w:b/>
            <w:sz w:val="28"/>
            <w:szCs w:val="28"/>
          </w:rPr>
          <w:delText>35 порівнянь</w:delText>
        </w:r>
      </w:del>
      <w:del w:id="454" w:author="&lt;анонимный&gt;" w:date="2025-10-22T15:59:56Z">
        <w:r>
          <w:rPr>
            <w:sz w:val="28"/>
            <w:szCs w:val="28"/>
          </w:rPr>
          <w:delText xml:space="preserve"> для N=7 і </w:delText>
        </w:r>
      </w:del>
      <w:del w:id="455" w:author="&lt;анонимный&gt;" w:date="2025-10-22T15:59:56Z">
        <w:r>
          <w:rPr>
            <w:b/>
            <w:sz w:val="28"/>
            <w:szCs w:val="28"/>
          </w:rPr>
          <w:delText>58 порівнянь</w:delText>
        </w:r>
      </w:del>
      <w:del w:id="456" w:author="&lt;анонимный&gt;" w:date="2025-10-22T15:59:56Z">
        <w:r>
          <w:rPr>
            <w:sz w:val="28"/>
            <w:szCs w:val="28"/>
          </w:rPr>
          <w:delText xml:space="preserve"> для N=9. Це підтверджує, що вибір опорного елемента призводить до нерівномірного розбиття.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60" w:author="&lt;анонимный&gt;" w:date="2025-10-22T15:59:56Z"/>
        </w:rPr>
      </w:pPr>
      <w:del w:id="458" w:author="&lt;анонимный&gt;" w:date="2025-10-22T15:59:56Z">
        <w:r>
          <w:rPr>
            <w:b/>
            <w:sz w:val="28"/>
            <w:szCs w:val="28"/>
          </w:rPr>
          <w:delText>Стабільність Merge Sort:</w:delText>
        </w:r>
      </w:del>
      <w:del w:id="459" w:author="&lt;анонимный&gt;" w:date="2025-10-22T15:59:56Z">
        <w:r>
          <w:rPr>
            <w:sz w:val="28"/>
            <w:szCs w:val="28"/>
          </w:rPr>
          <w:delText xml:space="preserve"> Рекурсивний Merge Sort проявив найбільшу стабільність та економність за основними операціями (14 порівнянь для N=7 та 119 присвоювань для N=9), підтверджуючи його надійність.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65" w:author="&lt;анонимный&gt;" w:date="2025-10-22T15:59:56Z"/>
        </w:rPr>
      </w:pPr>
      <w:del w:id="461" w:author="&lt;анонимный&gt;" w:date="2025-10-22T15:59:56Z">
        <w:r>
          <w:rPr>
            <w:b/>
            <w:sz w:val="28"/>
            <w:szCs w:val="28"/>
          </w:rPr>
          <w:delText>Вартість Ітеративного Merge Sort:</w:delText>
        </w:r>
      </w:del>
      <w:del w:id="462" w:author="&lt;анонимный&gt;" w:date="2025-10-22T15:59:56Z">
        <w:r>
          <w:rPr>
            <w:sz w:val="28"/>
            <w:szCs w:val="28"/>
          </w:rPr>
          <w:delText xml:space="preserve"> Ітеративний Merge Sort показав </w:delText>
        </w:r>
      </w:del>
      <w:del w:id="463" w:author="&lt;анонимный&gt;" w:date="2025-10-22T15:59:56Z">
        <w:r>
          <w:rPr>
            <w:b/>
            <w:sz w:val="28"/>
            <w:szCs w:val="28"/>
          </w:rPr>
          <w:delText>найвищу кількість присвоювань (206 для N=9)</w:delText>
        </w:r>
      </w:del>
      <w:del w:id="464" w:author="&lt;анонимный&gt;" w:date="2025-10-22T15:59:56Z">
        <w:r>
          <w:rPr>
            <w:sz w:val="28"/>
            <w:szCs w:val="28"/>
          </w:rPr>
          <w:delText>, що є прямим наслідком постійного копіювання елементів у допоміжні структури, необхідного для його функціонування.</w:delText>
        </w:r>
      </w:del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467" w:author="&lt;анонимный&gt;" w:date="2025-10-22T15:59:56Z"/>
        </w:rPr>
      </w:pPr>
      <w:del w:id="466" w:author="&lt;анонимный&gt;" w:date="2025-10-22T15:59:56Z">
        <w:r>
          <w:rPr>
            <w:sz w:val="28"/>
            <w:szCs w:val="28"/>
          </w:rPr>
          <w:delText>Фінальний підсумок</w:delText>
        </w:r>
      </w:del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472" w:author="&lt;анонимный&gt;" w:date="2025-10-22T15:59:56Z"/>
        </w:rPr>
      </w:pPr>
      <w:del w:id="468" w:author="&lt;анонимный&gt;" w:date="2025-10-22T15:59:56Z">
        <w:r>
          <w:rPr>
            <w:b/>
            <w:sz w:val="28"/>
            <w:szCs w:val="28"/>
          </w:rPr>
          <w:delText>Надійність:</w:delText>
        </w:r>
      </w:del>
      <w:del w:id="469" w:author="&lt;анонимный&gt;" w:date="2025-10-22T15:59:56Z">
        <w:r>
          <w:rPr>
            <w:sz w:val="28"/>
            <w:szCs w:val="28"/>
          </w:rPr>
          <w:delText xml:space="preserve"> </w:delText>
        </w:r>
      </w:del>
      <w:del w:id="470" w:author="&lt;анонимный&gt;" w:date="2025-10-22T15:59:56Z">
        <w:r>
          <w:rPr>
            <w:b/>
            <w:sz w:val="28"/>
            <w:szCs w:val="28"/>
          </w:rPr>
          <w:delText>Merge Sort</w:delText>
        </w:r>
      </w:del>
      <w:del w:id="471" w:author="&lt;анонимный&gt;" w:date="2025-10-22T15:59:56Z">
        <w:r>
          <w:rPr>
            <w:sz w:val="28"/>
            <w:szCs w:val="28"/>
          </w:rPr>
          <w:delText xml:space="preserve"> є кращим вибором для систем, де потрібна гарантована продуктивність (O(NlogN)) та стабільність сортування (наприклад, у критичних додатках).</w:delText>
        </w:r>
      </w:del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ins w:id="480" w:author="&lt;анонимный&gt;" w:date="2025-10-22T15:59:56Z"/>
        </w:rPr>
      </w:pPr>
      <w:del w:id="473" w:author="&lt;анонимный&gt;" w:date="2025-10-22T15:59:56Z">
        <w:r>
          <w:rPr>
            <w:b/>
            <w:sz w:val="28"/>
            <w:szCs w:val="28"/>
          </w:rPr>
          <w:delText>Швидкість:</w:delText>
        </w:r>
      </w:del>
      <w:del w:id="474" w:author="&lt;анонимный&gt;" w:date="2025-10-22T15:59:56Z">
        <w:r>
          <w:rPr>
            <w:sz w:val="28"/>
            <w:szCs w:val="28"/>
          </w:rPr>
          <w:delText xml:space="preserve"> </w:delText>
        </w:r>
      </w:del>
      <w:del w:id="475" w:author="&lt;анонимный&gt;" w:date="2025-10-22T15:59:56Z">
        <w:r>
          <w:rPr>
            <w:b/>
            <w:sz w:val="28"/>
            <w:szCs w:val="28"/>
          </w:rPr>
          <w:delText>Quicksort</w:delText>
        </w:r>
      </w:del>
      <w:del w:id="476" w:author="&lt;анонимный&gt;" w:date="2025-10-22T15:59:56Z">
        <w:r>
          <w:rPr>
            <w:sz w:val="28"/>
            <w:szCs w:val="28"/>
          </w:rPr>
          <w:delText xml:space="preserve"> залишається оптимальним для загальних застосувань, де середня швидкість важливіша за гарантовану, за умови, що ризик O(N</w:delText>
        </w:r>
      </w:del>
      <w:del w:id="477" w:author="&lt;анонимный&gt;" w:date="2025-10-22T15:59:56Z">
        <w:r>
          <w:rPr>
            <w:sz w:val="28"/>
            <w:szCs w:val="28"/>
            <w:vertAlign w:val="superscript"/>
          </w:rPr>
          <w:delText>2</w:delText>
        </w:r>
      </w:del>
      <w:del w:id="478" w:author="&lt;анонимный&gt;" w:date="2025-10-22T15:59:56Z">
        <w:r>
          <w:rPr>
            <w:sz w:val="28"/>
            <w:szCs w:val="28"/>
          </w:rPr>
          <w:delText>) мінімізується за допомогою більш складних стратегій вибору опорного елемента (наприклад, "медіана трьох").</w:delText>
        </w:r>
      </w:del>
      <w:ins w:id="479" w:author="&lt;анонимный&gt;" w:date="2025-10-22T15:59:56Z">
        <w:r>
          <w:rPr>
            <w:b w:val="false"/>
            <w:bCs w:val="false"/>
            <w:sz w:val="28"/>
            <w:szCs w:val="28"/>
          </w:rPr>
          <w:t>На основі теоретичного аналізу та емпіричних трасувань для масиву N=9 (включно з результатами Heap Sort), доведено, що логарифмічні алгоритми сортування (O(N log N)) демонструють чіткі компроміси між швидкістю, надійністю та витратами пам'яті, що впливають на їх практичну придатність.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482" w:author="&lt;анонимный&gt;" w:date="2025-10-22T15:59:56Z"/>
        </w:rPr>
      </w:pPr>
      <w:ins w:id="481" w:author="&lt;анонимный&gt;" w:date="2025-10-22T15:59:56Z">
        <w:r>
          <w:rPr>
            <w:b w:val="false"/>
            <w:bCs w:val="false"/>
          </w:rPr>
          <w:t>1. Компроміс між Швидкістю та Надійністю</w:t>
        </w:r>
      </w:ins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484" w:author="&lt;анонимный&gt;" w:date="2025-10-22T15:59:56Z"/>
        </w:rPr>
      </w:pPr>
      <w:ins w:id="483" w:author="&lt;анонимный&gt;" w:date="2025-10-22T15:59:56Z">
        <w:r>
          <w:rPr>
            <w:b w:val="false"/>
            <w:bCs w:val="false"/>
          </w:rPr>
          <w:t>Надійність (Merge Sort): Алгоритм Merge Sort підтвердив свою теоретичну стійкість, маючи гарантовану часову складність O(N log N) у найгіршому випадку. Емпіричні дані показують його стабільність, проте він є найбільш витратним за пам'яттю через необхідність допоміжного масиву, що особливо помітно в Ітеративному Merge Sort з його найвищою кількістю присвоювань (206 для N=9).</w:t>
        </w:r>
      </w:ins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488" w:author="&lt;анонимный&gt;" w:date="2025-10-22T15:59:56Z"/>
        </w:rPr>
      </w:pPr>
      <w:ins w:id="485" w:author="&lt;анонимный&gt;" w:date="2025-10-22T15:59:56Z">
        <w:r>
          <w:rPr>
            <w:b w:val="false"/>
            <w:bCs w:val="false"/>
          </w:rPr>
          <w:t>Ризик (QuickSort): QuickSort підтвердив свою чутливість до вхідних даних (особливо зі статичним опорним елементом). Хоча в середньому він швидкий, ризик зростання складності до O(N</w:t>
        </w:r>
      </w:ins>
      <w:ins w:id="486" w:author="&lt;анонимный&gt;" w:date="2025-10-22T15:59:56Z">
        <w:r>
          <w:rPr>
            <w:b w:val="false"/>
            <w:bCs w:val="false"/>
            <w:vertAlign w:val="superscript"/>
          </w:rPr>
          <w:t>2</w:t>
        </w:r>
      </w:ins>
      <w:ins w:id="487" w:author="&lt;анонимный&gt;" w:date="2025-10-22T15:59:56Z">
        <w:r>
          <w:rPr>
            <w:b w:val="false"/>
            <w:bCs w:val="false"/>
          </w:rPr>
          <w:t>) (через нерівномірне розбиття) робить його менш надійним для критичних додатків без застосування складніших стратегій вибору опорного елемента ("медіана трьох").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490" w:author="&lt;анонимный&gt;" w:date="2025-10-22T15:59:56Z"/>
        </w:rPr>
      </w:pPr>
      <w:ins w:id="489" w:author="&lt;анонимный&gt;" w:date="2025-10-22T15:59:56Z">
        <w:r>
          <w:rPr>
            <w:b w:val="false"/>
            <w:bCs w:val="false"/>
          </w:rPr>
          <w:t>2. Позиція Heap Sort</w:t>
        </w:r>
      </w:ins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492" w:author="&lt;анонимный&gt;" w:date="2025-10-22T15:59:56Z"/>
        </w:rPr>
      </w:pPr>
      <w:ins w:id="491" w:author="&lt;анонимный&gt;" w:date="2025-10-22T15:59:56Z">
        <w:r>
          <w:rPr>
            <w:b w:val="false"/>
            <w:bCs w:val="false"/>
          </w:rPr>
          <w:t>Heap Sort демонструє хороший баланс між швидкістю та ресурсами, маючи гарантовану складність O(N log N) та ефективне використання пам'яті (O(1) додаткової пам'яті).</w:t>
        </w:r>
      </w:ins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494" w:author="&lt;анонимный&gt;" w:date="2025-10-22T15:59:56Z"/>
        </w:rPr>
      </w:pPr>
      <w:ins w:id="493" w:author="&lt;анонимный&gt;" w:date="2025-10-22T15:59:56Z">
        <w:r>
          <w:rPr>
            <w:b w:val="false"/>
            <w:bCs w:val="false"/>
          </w:rPr>
          <w:t>Емпіричні дані підтверджують його ефективність за порівняннями (45 для N=9) та високу економію обмінів (18 для N=9), що робить його чудовим вибором для систем із обмеженою пам'яттю, де потрібна гарантована продуктивність без додаткових витрат.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496" w:author="&lt;анонимный&gt;" w:date="2025-10-22T15:59:56Z"/>
        </w:rPr>
      </w:pPr>
      <w:ins w:id="495" w:author="&lt;анонимный&gt;" w:date="2025-10-22T15:59:56Z">
        <w:r>
          <w:rPr>
            <w:b w:val="false"/>
            <w:bCs w:val="false"/>
          </w:rPr>
          <w:t>3. Фінальний Підсумок</w:t>
        </w:r>
      </w:ins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498" w:author="&lt;анонимный&gt;" w:date="2025-10-22T15:59:56Z"/>
        </w:rPr>
      </w:pPr>
      <w:ins w:id="497" w:author="&lt;анонимный&gt;" w:date="2025-10-22T15:59:56Z">
        <w:r>
          <w:rPr>
            <w:b w:val="false"/>
            <w:bCs w:val="false"/>
          </w:rPr>
          <w:t>Критичні системи: Merge Sort є кращим вибором, коли потрібна гарантована продуктивність (O(N log N)) і стабільність сортування.</w:t>
        </w:r>
      </w:ins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502" w:author="&lt;анонимный&gt;" w:date="2025-10-22T15:59:56Z"/>
        </w:rPr>
      </w:pPr>
      <w:ins w:id="499" w:author="&lt;анонимный&gt;" w:date="2025-10-22T15:59:56Z">
        <w:r>
          <w:rPr>
            <w:b w:val="false"/>
            <w:bCs w:val="false"/>
          </w:rPr>
          <w:t>Загальне застосування: QuickSort залишається оптимальним для загальних задач, де середня швидкість важливіша, але слід мінімізувати ризик O(N</w:t>
        </w:r>
      </w:ins>
      <w:ins w:id="500" w:author="&lt;анонимный&gt;" w:date="2025-10-22T15:59:56Z">
        <w:r>
          <w:rPr>
            <w:b w:val="false"/>
            <w:bCs w:val="false"/>
            <w:vertAlign w:val="superscript"/>
          </w:rPr>
          <w:t>2</w:t>
        </w:r>
      </w:ins>
      <w:ins w:id="501" w:author="&lt;анонимный&gt;" w:date="2025-10-22T15:59:56Z">
        <w:r>
          <w:rPr>
            <w:b w:val="false"/>
            <w:bCs w:val="false"/>
          </w:rPr>
          <w:t>).</w:t>
        </w:r>
      </w:ins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504" w:author="&lt;анонимный&gt;" w:date="2025-10-22T15:59:56Z"/>
        </w:rPr>
      </w:pPr>
      <w:ins w:id="503" w:author="&lt;анонимный&gt;" w:date="2025-10-22T15:59:56Z">
        <w:r>
          <w:rPr>
            <w:b w:val="false"/>
            <w:bCs w:val="false"/>
          </w:rPr>
          <w:t>Обмеження пам'яті: Heap Sort є ідеальним компромісом, оскільки забезпечує гарантовану O(N log N) складність без потреби в додатковій пам'яті.</w:t>
        </w:r>
      </w:ins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0" w:after="140"/>
        <w:ind w:hanging="0" w:left="709" w:right="0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firstLine="709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ind w:firstLine="709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ind w:firstLine="709" w:left="720"/>
        <w:jc w:val="both"/>
        <w:rPr>
          <w:rFonts w:eastAsia="Times New Roman" w:cs="Times New Roman"/>
          <w:b/>
          <w:szCs w:val="28"/>
        </w:rPr>
      </w:pPr>
      <w:r>
        <w:rPr/>
      </w:r>
    </w:p>
    <w:p>
      <w:pPr>
        <w:pStyle w:val="Normal"/>
        <w:ind w:firstLine="709" w:left="720"/>
        <w:jc w:val="both"/>
        <w:rPr/>
      </w:pPr>
      <w:r>
        <w:rPr>
          <w:rFonts w:eastAsia="Times New Roman" w:cs="Times New Roman"/>
          <w:b/>
          <w:szCs w:val="28"/>
        </w:rPr>
        <w:t xml:space="preserve">Посилання на </w:t>
      </w:r>
      <w:r>
        <w:rPr>
          <w:rFonts w:cs="Times New Roman"/>
          <w:b/>
          <w:szCs w:val="28"/>
        </w:rPr>
        <w:t xml:space="preserve">GitHub: </w:t>
      </w:r>
    </w:p>
    <w:p>
      <w:pPr>
        <w:pStyle w:val="Normal"/>
        <w:ind w:firstLine="709" w:left="720"/>
        <w:jc w:val="both"/>
        <w:rPr/>
      </w:pPr>
      <w:r>
        <w:rPr>
          <w:rFonts w:cs="Times New Roman" w:ascii="Courier New" w:hAnsi="Courier New"/>
          <w:b/>
          <w:color w:themeColor="background1" w:themeShade="80" w:val="808080"/>
          <w:sz w:val="20"/>
          <w:szCs w:val="20"/>
          <w:lang w:val="uk-UA"/>
        </w:rPr>
        <w:t>https://github.com/AlexKim71/Theory-of-Algorithms/tree/main</w:t>
      </w:r>
    </w:p>
    <w:sectPr>
      <w:headerReference w:type="default" r:id="rId15"/>
      <w:headerReference w:type="first" r:id="rId16"/>
      <w:type w:val="nextPage"/>
      <w:pgSz w:w="11906" w:h="16838"/>
      <w:pgMar w:left="1700" w:right="425" w:gutter="0" w:header="0" w:top="11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default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  <w:font w:name="Courier New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862"/>
        </w:tabs>
        <w:ind w:left="8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942"/>
        </w:tabs>
        <w:ind w:left="19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022"/>
        </w:tabs>
        <w:ind w:left="30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6"/>
  <w:revisionView w:insDel="0" w:formatting="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left="720"/>
      <w:contextualSpacing/>
    </w:pPr>
    <w:rPr/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TableParagraph">
    <w:name w:val="Table Paragraph"/>
    <w:basedOn w:val="Normal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9">
    <w:name w:val="Верхний колонтитул слева"/>
    <w:basedOn w:val="Header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2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image" Target="media/image3.png"/><Relationship Id="rId10" Type="http://schemas.openxmlformats.org/officeDocument/2006/relationships/image" Target="media/image4.svg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Application>LibreOffice/24.2.7.2$Linux_X86_64 LibreOffice_project/420$Build-2</Application>
  <AppVersion>15.0000</AppVersion>
  <Pages>10</Pages>
  <Words>3135</Words>
  <Characters>11855</Characters>
  <CharactersWithSpaces>15260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cp:lastPrinted>2025-10-22T17:24:59Z</cp:lastPrinted>
  <dcterms:modified xsi:type="dcterms:W3CDTF">2025-10-28T20:53:33Z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
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23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media/image12.svg" ContentType="image/svg"/>
  <Override PartName="/word/media/image8.svg" ContentType="image/svg"/>
  <Override PartName="/word/media/image13.png" ContentType="image/png"/>
  <Override PartName="/word/media/image10.svg" ContentType="image/svg"/>
  <Override PartName="/word/media/image9.png" ContentType="image/png"/>
  <Override PartName="/word/media/image6.svg" ContentType="image/svg"/>
  <Override PartName="/word/media/image11.png" ContentType="image/png"/>
  <Override PartName="/word/media/image22.svg" ContentType="image/svg"/>
  <Override PartName="/word/media/image7.png" ContentType="image/png"/>
  <Override PartName="/word/media/image2.svg" ContentType="image/svg"/>
  <Override PartName="/word/media/image5.png" ContentType="image/png"/>
  <Override PartName="/word/media/image21.png" ContentType="image/png"/>
  <Override PartName="/word/media/image19.png" ContentType="image/png"/>
  <Override PartName="/word/media/image16.svg" ContentType="image/svg"/>
  <Override PartName="/word/media/image4.svg" ContentType="image/svg"/>
  <Override PartName="/word/media/image20.svg" ContentType="image/svg"/>
  <Override PartName="/word/media/image18.svg" ContentType="image/svg"/>
  <Override PartName="/word/media/image17.png" ContentType="image/png"/>
  <Override PartName="/word/media/image14.svg" ContentType="image/svg"/>
  <Override PartName="/word/media/image15.png" ContentType="image/png"/>
  <Override PartName="/word/media/image1.png" ContentType="image/png"/>
  <Override PartName="/word/media/image3.png" ContentType="image/png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8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  <Override PartName="/word/header2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ins w:id="0" w:author="&lt;анонимный&gt;" w:date="2025-10-22T13:43:56Z">
        <w:r>
          <w:rPr>
            <w:rFonts w:eastAsia="Times New Roman" w:cs="Times New Roman"/>
            <w:color w:val="000000"/>
            <w:szCs w:val="28"/>
          </w:rPr>
          <w:t xml:space="preserve"> 3</w:t>
        </w:r>
      </w:ins>
      <w:del w:id="1" w:author="&lt;анонимный&gt;" w:date="2025-10-22T13:43:56Z">
        <w:r>
          <w:rPr>
            <w:rFonts w:eastAsia="Times New Roman" w:cs="Times New Roman"/>
            <w:color w:val="000000"/>
            <w:szCs w:val="28"/>
            <w:lang w:val="ru-RU"/>
          </w:rPr>
          <w:delText xml:space="preserve"> </w:delText>
        </w:r>
      </w:del>
      <w:del w:id="2" w:author="&lt;анонимный&gt;" w:date="2025-10-22T13:43:56Z">
        <w:r>
          <w:rPr>
            <w:rFonts w:eastAsia="Times New Roman" w:cs="Times New Roman"/>
            <w:color w:val="000000"/>
            <w:szCs w:val="28"/>
            <w:shd w:fill="auto" w:val="clear"/>
            <w:lang w:val="ru-RU"/>
          </w:rPr>
          <w:delText>2</w:delText>
        </w:r>
      </w:del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  <w:ins w:id="14" w:author="&lt;анонимный&gt;" w:date="2025-10-22T13:44:15Z"/>
        </w:rPr>
      </w:pPr>
      <w:r>
        <w:rPr>
          <w:rFonts w:eastAsia="Times New Roman" w:cs="Times New Roman"/>
          <w:color w:val="000000"/>
          <w:szCs w:val="28"/>
        </w:rPr>
        <w:t>Тема: «</w:t>
      </w:r>
      <w:del w:id="3" w:author="&lt;анонимный&gt;" w:date="2025-10-22T13:44:15Z">
        <w:r>
          <w:rPr>
            <w:rFonts w:eastAsia="Times New Roman" w:cs="Times New Roman"/>
            <w:color w:val="000000"/>
            <w:szCs w:val="28"/>
            <w:shd w:fill="auto" w:val="clear"/>
          </w:rPr>
          <w:delText>Логарифмічні</w:delText>
        </w:r>
      </w:del>
      <w:del w:id="4" w:author="&lt;анонимный&gt;" w:date="2025-10-22T13:44:15Z">
        <w:r>
          <w:rPr>
            <w:rFonts w:eastAsia="Times New Roman" w:cs="Times New Roman"/>
            <w:color w:val="000000"/>
            <w:spacing w:val="-11"/>
            <w:szCs w:val="28"/>
            <w:shd w:fill="auto" w:val="clear"/>
          </w:rPr>
          <w:delText xml:space="preserve"> </w:delText>
        </w:r>
      </w:del>
      <w:del w:id="5" w:author="&lt;анонимный&gt;" w:date="2025-10-22T13:44:15Z">
        <w:r>
          <w:rPr>
            <w:rFonts w:eastAsia="Times New Roman" w:cs="Times New Roman"/>
            <w:color w:val="000000"/>
            <w:szCs w:val="28"/>
            <w:shd w:fill="auto" w:val="clear"/>
          </w:rPr>
          <w:delText>алгоритми</w:delText>
        </w:r>
      </w:del>
      <w:del w:id="6" w:author="&lt;анонимный&gt;" w:date="2025-10-22T13:44:15Z">
        <w:r>
          <w:rPr>
            <w:rFonts w:eastAsia="Times New Roman" w:cs="Times New Roman"/>
            <w:color w:val="000000"/>
            <w:spacing w:val="-10"/>
            <w:szCs w:val="28"/>
            <w:shd w:fill="auto" w:val="clear"/>
          </w:rPr>
          <w:delText xml:space="preserve"> </w:delText>
        </w:r>
      </w:del>
      <w:del w:id="7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delText>сортування</w:delText>
        </w:r>
      </w:del>
      <w:ins w:id="8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Спеціалізована</w:t>
        </w:r>
      </w:ins>
      <w:ins w:id="9" w:author="&lt;анонимный&gt;" w:date="2025-10-22T13:44:15Z">
        <w:r>
          <w:rPr>
            <w:rFonts w:eastAsia="Times New Roman" w:cs="Times New Roman"/>
            <w:color w:val="000000"/>
            <w:spacing w:val="-5"/>
            <w:szCs w:val="28"/>
            <w:shd w:fill="auto" w:val="clear"/>
          </w:rPr>
          <w:t xml:space="preserve"> </w:t>
        </w:r>
      </w:ins>
      <w:ins w:id="10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структура</w:t>
        </w:r>
      </w:ins>
      <w:ins w:id="11" w:author="&lt;анонимный&gt;" w:date="2025-10-22T13:44:15Z">
        <w:r>
          <w:rPr>
            <w:rFonts w:eastAsia="Times New Roman" w:cs="Times New Roman"/>
            <w:color w:val="000000"/>
            <w:spacing w:val="-5"/>
            <w:szCs w:val="28"/>
            <w:shd w:fill="auto" w:val="clear"/>
          </w:rPr>
          <w:t xml:space="preserve"> </w:t>
        </w:r>
      </w:ins>
      <w:ins w:id="12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даних</w:t>
        </w:r>
      </w:ins>
      <w:ins w:id="13" w:author="&lt;анонимный&gt;" w:date="2025-10-22T13:44:15Z">
        <w:r>
          <w:rPr>
            <w:rFonts w:eastAsia="Times New Roman" w:cs="Times New Roman"/>
            <w:color w:val="000000"/>
            <w:spacing w:val="-3"/>
            <w:szCs w:val="28"/>
            <w:shd w:fill="auto" w:val="clear"/>
          </w:rPr>
          <w:t xml:space="preserve"> </w:t>
        </w:r>
      </w:ins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ins w:id="15" w:author="&lt;анонимный&gt;" w:date="2025-10-22T13:44:15Z">
        <w:r>
          <w:rPr>
            <w:rFonts w:eastAsia="Times New Roman" w:cs="Times New Roman"/>
            <w:i/>
            <w:color w:val="000000"/>
            <w:spacing w:val="-2"/>
            <w:szCs w:val="28"/>
            <w:shd w:fill="auto" w:val="clear"/>
          </w:rPr>
          <w:t>Heap</w:t>
        </w:r>
      </w:ins>
      <w:ins w:id="16" w:author="&lt;анонимный&gt;" w:date="2025-10-22T13:44:15Z">
        <w:r>
          <w:rPr>
            <w:rFonts w:eastAsia="Times New Roman" w:cs="Times New Roman"/>
            <w:i/>
            <w:color w:val="000000"/>
            <w:spacing w:val="-7"/>
            <w:szCs w:val="28"/>
            <w:shd w:fill="auto" w:val="clear"/>
          </w:rPr>
          <w:t xml:space="preserve"> </w:t>
        </w:r>
      </w:ins>
      <w:ins w:id="17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як</w:t>
        </w:r>
      </w:ins>
      <w:ins w:id="18" w:author="&lt;анонимный&gt;" w:date="2025-10-22T13:44:15Z">
        <w:r>
          <w:rPr>
            <w:rFonts w:eastAsia="Times New Roman" w:cs="Times New Roman"/>
            <w:color w:val="000000"/>
            <w:spacing w:val="-8"/>
            <w:szCs w:val="28"/>
            <w:shd w:fill="auto" w:val="clear"/>
          </w:rPr>
          <w:t xml:space="preserve"> </w:t>
        </w:r>
      </w:ins>
      <w:ins w:id="19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основа</w:t>
        </w:r>
      </w:ins>
      <w:ins w:id="20" w:author="&lt;анонимный&gt;" w:date="2025-10-22T13:44:15Z">
        <w:r>
          <w:rPr>
            <w:rFonts w:eastAsia="Times New Roman" w:cs="Times New Roman"/>
            <w:color w:val="000000"/>
            <w:spacing w:val="-6"/>
            <w:szCs w:val="28"/>
            <w:shd w:fill="auto" w:val="clear"/>
          </w:rPr>
          <w:t xml:space="preserve"> </w:t>
        </w:r>
      </w:ins>
      <w:ins w:id="21" w:author="&lt;анонимный&gt;" w:date="2025-10-22T13:44:15Z">
        <w:r>
          <w:rPr>
            <w:rFonts w:eastAsia="Times New Roman" w:cs="Times New Roman"/>
            <w:color w:val="000000"/>
            <w:spacing w:val="-2"/>
            <w:szCs w:val="28"/>
            <w:shd w:fill="auto" w:val="clear"/>
          </w:rPr>
          <w:t>ефективного нестійкого сортування</w:t>
        </w:r>
      </w:ins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АІ-243</w:t>
      </w:r>
    </w:p>
    <w:p>
      <w:pPr>
        <w:pStyle w:val="Normal"/>
        <w:shd w:val="clear" w:color="auto" w:fill="FFFFFF"/>
        <w:jc w:val="right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Гаврилов О.В.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  <w:del w:id="25" w:author="&lt;анонимный&gt;" w:date="2025-10-22T13:44:22Z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del w:id="22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 xml:space="preserve">Аналіз доцільності використання алгоритмів сортування злиттям (Merge Sort) та швидкого сортування (Quick Sort), що мають логарифмічну обчислювальну складність </w:delText>
        </w:r>
      </w:del>
      <w:del w:id="23" w:author="&lt;анонимный&gt;" w:date="2025-10-22T13:44:22Z">
        <w:r>
          <w:rPr>
            <w:rFonts w:eastAsia="Times New Roman" w:cs="Times New Roman"/>
            <w:i/>
            <w:iCs/>
            <w:color w:val="000000"/>
            <w:sz w:val="28"/>
            <w:szCs w:val="28"/>
          </w:rPr>
          <w:delText>(O(n\logn)),</w:delText>
        </w:r>
      </w:del>
      <w:del w:id="24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 xml:space="preserve"> а також дослідження їхніх переваг та недоліків для визначення оптимальних умов застосування.</w:delText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color w:val="000000"/>
          <w:sz w:val="24"/>
          <w:szCs w:val="24"/>
        </w:rPr>
      </w:pPr>
      <w:del w:id="26" w:author="&lt;анонимный&gt;" w:date="2025-10-22T13:44:22Z">
        <w:r>
          <w:rPr>
            <w:rFonts w:eastAsia="Times New Roman" w:cs="Times New Roman"/>
            <w:color w:val="000000"/>
            <w:sz w:val="28"/>
            <w:szCs w:val="28"/>
          </w:rPr>
          <w:delText>базових операцій.</w:delText>
        </w:r>
      </w:del>
      <w:ins w:id="27" w:author="&lt;анонимный&gt;" w:date="2025-10-22T13:45:09Z">
        <w:r>
          <w:rPr>
            <w:rFonts w:eastAsia="Times New Roman" w:cs="Times New Roman"/>
            <w:b w:val="false"/>
            <w:bCs w:val="false"/>
            <w:color w:val="000000"/>
            <w:sz w:val="28"/>
            <w:szCs w:val="28"/>
          </w:rPr>
          <w:t>Розглянути та дослідити спеціалізовану структуру даних "купа" (піраміда, Heap), яка є основою для ефективної реалізації черги з пріоритетами, а також вивчити алгоритм пірамідального сортування (Heapsort) як приклад ефективного, але нестійкого сортування.</w:t>
        </w:r>
      </w:ins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  <w:ins w:id="28" w:author="&lt;анонимный&gt;" w:date="2025-10-22T13:45:49Z"/>
        </w:rPr>
      </w:pPr>
      <w:r>
        <w:rPr>
          <w:rFonts w:eastAsia="Times New Roman" w:cs="Times New Roman"/>
          <w:b/>
          <w:szCs w:val="28"/>
        </w:rPr>
        <w:t>Завдання:</w:t>
      </w:r>
    </w:p>
    <w:p>
      <w:pPr>
        <w:pStyle w:val="BodyText"/>
        <w:numPr>
          <w:ilvl w:val="0"/>
          <w:numId w:val="5"/>
        </w:numPr>
        <w:rPr>
          <w:ins w:id="30" w:author="&lt;анонимный&gt;" w:date="2025-10-22T13:45:49Z"/>
        </w:rPr>
      </w:pPr>
      <w:ins w:id="29" w:author="&lt;анонимный&gt;" w:date="2025-10-22T13:45:49Z">
        <w:r>
          <w:rPr/>
          <w:t>Відсортувати</w:t>
          <w:tab/>
          <w:t>послідовність</w:t>
          <w:tab/>
          <w:t>за</w:t>
          <w:tab/>
          <w:t>варіантами</w:t>
          <w:tab/>
          <w:t>завдань</w:t>
          <w:tab/>
          <w:t>за допомогою сортування купою.</w:t>
        </w:r>
      </w:ins>
    </w:p>
    <w:p>
      <w:pPr>
        <w:pStyle w:val="BodyText"/>
        <w:numPr>
          <w:ilvl w:val="0"/>
          <w:numId w:val="5"/>
        </w:numPr>
        <w:rPr>
          <w:ins w:id="32" w:author="&lt;анонимный&gt;" w:date="2025-10-22T13:45:49Z"/>
        </w:rPr>
      </w:pPr>
      <w:ins w:id="31" w:author="&lt;анонимный&gt;" w:date="2025-10-22T13:45:49Z">
        <w:r>
          <w:rPr/>
          <w:t>Виконати моделювання та показати графічно фазу створення максимальної купи (рис.2-4), використовуючи процедуру Sink(A, i, n), підрахуйте кількість операцій.</w:t>
        </w:r>
      </w:ins>
    </w:p>
    <w:p>
      <w:pPr>
        <w:pStyle w:val="BodyText"/>
        <w:numPr>
          <w:ilvl w:val="0"/>
          <w:numId w:val="5"/>
        </w:numPr>
        <w:rPr/>
      </w:pPr>
      <w:ins w:id="33" w:author="&lt;анонимный&gt;" w:date="2025-10-22T13:45:49Z">
        <w:r>
          <w:rPr/>
          <w:t>Виконати моделювання і показати графічно фазу сортування купою (рис.5,6), а також фази просіювання (рис.7), використовуючи процедуру Sink(A, 0, n), підрахуйте кількість операцій.</w:t>
        </w:r>
      </w:ins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300" w:after="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53" w:author="&lt;анонимный&gt;" w:date="2025-10-22T13:45:27Z"/>
        </w:rPr>
      </w:pPr>
      <w:del w:id="34" w:author="&lt;анонимный&gt;" w:date="2025-10-22T13:45:27Z">
        <w:r>
          <w:rPr>
            <w:sz w:val="28"/>
          </w:rPr>
          <w:delText xml:space="preserve">Реалізуйте </w:delText>
        </w:r>
      </w:del>
      <w:del w:id="35" w:author="&lt;анонимный&gt;" w:date="2025-10-22T13:45:27Z">
        <w:r>
          <w:rPr>
            <w:color w:val="212121"/>
            <w:sz w:val="28"/>
          </w:rPr>
          <w:delText>ітеративний та рекурсивний алгоритм сортування злиттям</w:delText>
        </w:r>
      </w:del>
      <w:del w:id="36" w:author="&lt;анонимный&gt;" w:date="2025-10-22T13:45:27Z">
        <w:r>
          <w:rPr>
            <w:color w:val="212121"/>
            <w:spacing w:val="-4"/>
            <w:sz w:val="28"/>
          </w:rPr>
          <w:delText xml:space="preserve"> </w:delText>
        </w:r>
      </w:del>
      <w:del w:id="37" w:author="&lt;анонимный&gt;" w:date="2025-10-22T13:45:27Z">
        <w:r>
          <w:rPr>
            <w:color w:val="212121"/>
            <w:sz w:val="28"/>
          </w:rPr>
          <w:delText>(псевдокод</w:delText>
        </w:r>
      </w:del>
      <w:del w:id="38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39" w:author="&lt;анонимный&gt;" w:date="2025-10-22T13:45:27Z">
        <w:r>
          <w:rPr>
            <w:color w:val="212121"/>
            <w:sz w:val="28"/>
          </w:rPr>
          <w:delText>наданий</w:delText>
        </w:r>
      </w:del>
      <w:del w:id="40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41" w:author="&lt;анонимный&gt;" w:date="2025-10-22T13:45:27Z">
        <w:r>
          <w:rPr>
            <w:color w:val="212121"/>
            <w:sz w:val="28"/>
          </w:rPr>
          <w:delText>в</w:delText>
        </w:r>
      </w:del>
      <w:del w:id="42" w:author="&lt;анонимный&gt;" w:date="2025-10-22T13:45:27Z">
        <w:r>
          <w:rPr>
            <w:color w:val="212121"/>
            <w:spacing w:val="-8"/>
            <w:sz w:val="28"/>
          </w:rPr>
          <w:delText xml:space="preserve"> </w:delText>
        </w:r>
      </w:del>
      <w:del w:id="43" w:author="&lt;анонимный&gt;" w:date="2025-10-22T13:45:27Z">
        <w:r>
          <w:rPr>
            <w:color w:val="212121"/>
            <w:sz w:val="28"/>
          </w:rPr>
          <w:delText>Таблиці</w:delText>
        </w:r>
      </w:del>
      <w:del w:id="44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45" w:author="&lt;анонимный&gt;" w:date="2025-10-22T13:45:27Z">
        <w:r>
          <w:rPr>
            <w:color w:val="212121"/>
            <w:sz w:val="28"/>
          </w:rPr>
          <w:delText>1)</w:delText>
        </w:r>
      </w:del>
      <w:del w:id="46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47" w:author="&lt;анонимный&gt;" w:date="2025-10-22T13:45:27Z">
        <w:r>
          <w:rPr>
            <w:color w:val="212121"/>
            <w:sz w:val="28"/>
          </w:rPr>
          <w:delText xml:space="preserve">мовою </w:delText>
        </w:r>
      </w:del>
      <w:del w:id="48" w:author="&lt;анонимный&gt;" w:date="2025-10-22T13:45:27Z">
        <w:r>
          <w:rPr>
            <w:sz w:val="28"/>
          </w:rPr>
          <w:delText>Python,</w:delText>
        </w:r>
      </w:del>
      <w:del w:id="49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50" w:author="&lt;анонимный&gt;" w:date="2025-10-22T13:45:27Z">
        <w:r>
          <w:rPr>
            <w:sz w:val="28"/>
          </w:rPr>
          <w:delText>додайте</w:delText>
        </w:r>
      </w:del>
      <w:del w:id="51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52" w:author="&lt;анонимный&gt;" w:date="2025-10-22T13:45:27Z">
        <w:r>
          <w:rPr>
            <w:sz w:val="28"/>
          </w:rPr>
          <w:delText>підрахунок базових операцій алгоритмів.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67" w:author="&lt;анонимный&gt;" w:date="2025-10-22T13:45:27Z"/>
        </w:rPr>
      </w:pPr>
      <w:del w:id="54" w:author="&lt;анонимный&gt;" w:date="2025-10-22T13:45:27Z">
        <w:r>
          <w:rPr>
            <w:sz w:val="28"/>
          </w:rPr>
          <w:delText>Наведіть</w:delText>
        </w:r>
      </w:del>
      <w:del w:id="55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56" w:author="&lt;анонимный&gt;" w:date="2025-10-22T13:45:27Z">
        <w:r>
          <w:rPr>
            <w:sz w:val="28"/>
          </w:rPr>
          <w:delText>приклад</w:delText>
        </w:r>
      </w:del>
      <w:del w:id="57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58" w:author="&lt;анонимный&gt;" w:date="2025-10-22T13:45:27Z">
        <w:r>
          <w:rPr>
            <w:sz w:val="28"/>
          </w:rPr>
          <w:delText>використання</w:delText>
        </w:r>
      </w:del>
      <w:del w:id="59" w:author="&lt;анонимный&gt;" w:date="2025-10-22T13:45:27Z">
        <w:r>
          <w:rPr>
            <w:spacing w:val="-3"/>
            <w:sz w:val="28"/>
          </w:rPr>
          <w:delText xml:space="preserve"> </w:delText>
        </w:r>
      </w:del>
      <w:del w:id="60" w:author="&lt;анонимный&gt;" w:date="2025-10-22T13:45:27Z">
        <w:r>
          <w:rPr>
            <w:sz w:val="28"/>
          </w:rPr>
          <w:delText>Python-коду</w:delText>
        </w:r>
      </w:del>
      <w:del w:id="61" w:author="&lt;анонимный&gt;" w:date="2025-10-22T13:45:27Z">
        <w:r>
          <w:rPr>
            <w:spacing w:val="-9"/>
            <w:sz w:val="28"/>
          </w:rPr>
          <w:delText xml:space="preserve"> </w:delText>
        </w:r>
      </w:del>
      <w:del w:id="62" w:author="&lt;анонимный&gt;" w:date="2025-10-22T13:45:27Z">
        <w:r>
          <w:rPr>
            <w:sz w:val="28"/>
          </w:rPr>
          <w:delText>для</w:delText>
        </w:r>
      </w:del>
      <w:del w:id="63" w:author="&lt;анонимный&gt;" w:date="2025-10-22T13:45:27Z">
        <w:r>
          <w:rPr>
            <w:spacing w:val="-6"/>
            <w:sz w:val="28"/>
          </w:rPr>
          <w:delText xml:space="preserve"> </w:delText>
        </w:r>
      </w:del>
      <w:del w:id="64" w:author="&lt;анонимный&gt;" w:date="2025-10-22T13:45:27Z">
        <w:r>
          <w:rPr>
            <w:sz w:val="28"/>
          </w:rPr>
          <w:delText>масиву</w:delText>
        </w:r>
      </w:del>
      <w:del w:id="65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66" w:author="&lt;анонимный&gt;" w:date="2025-10-22T13:45:27Z">
        <w:r>
          <w:rPr>
            <w:sz w:val="28"/>
          </w:rPr>
          <w:delText>за варіантом завдання, передбачте можливість трасування.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85" w:author="&lt;анонимный&gt;" w:date="2025-10-22T13:45:27Z"/>
        </w:rPr>
      </w:pPr>
      <w:del w:id="68" w:author="&lt;анонимный&gt;" w:date="2025-10-22T13:45:27Z">
        <w:r>
          <w:rPr>
            <w:sz w:val="28"/>
          </w:rPr>
          <w:delText>Візуалізуйте</w:delText>
        </w:r>
      </w:del>
      <w:del w:id="69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70" w:author="&lt;анонимный&gt;" w:date="2025-10-22T13:45:27Z">
        <w:r>
          <w:rPr>
            <w:sz w:val="28"/>
          </w:rPr>
          <w:delText>результати</w:delText>
        </w:r>
      </w:del>
      <w:del w:id="71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72" w:author="&lt;анонимный&gt;" w:date="2025-10-22T13:45:27Z">
        <w:r>
          <w:rPr>
            <w:sz w:val="28"/>
          </w:rPr>
          <w:delText>трасування</w:delText>
        </w:r>
      </w:del>
      <w:del w:id="73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74" w:author="&lt;анонимный&gt;" w:date="2025-10-22T13:45:27Z">
        <w:r>
          <w:rPr>
            <w:sz w:val="28"/>
          </w:rPr>
          <w:delText>(Таблиця</w:delText>
        </w:r>
      </w:del>
      <w:del w:id="75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76" w:author="&lt;анонимный&gt;" w:date="2025-10-22T13:45:27Z">
        <w:r>
          <w:rPr>
            <w:sz w:val="28"/>
          </w:rPr>
          <w:delText>2)</w:delText>
        </w:r>
      </w:del>
      <w:del w:id="77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78" w:author="&lt;анонимный&gt;" w:date="2025-10-22T13:45:27Z">
        <w:r>
          <w:rPr>
            <w:sz w:val="28"/>
          </w:rPr>
          <w:delText>у</w:delText>
        </w:r>
      </w:del>
      <w:del w:id="79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80" w:author="&lt;анонимный&gt;" w:date="2025-10-22T13:45:27Z">
        <w:r>
          <w:rPr>
            <w:sz w:val="28"/>
          </w:rPr>
          <w:delText>вигляді</w:delText>
        </w:r>
      </w:del>
      <w:del w:id="81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82" w:author="&lt;анонимный&gt;" w:date="2025-10-22T13:45:27Z">
        <w:r>
          <w:rPr>
            <w:sz w:val="28"/>
          </w:rPr>
          <w:delText xml:space="preserve">схем виконання </w:delText>
        </w:r>
      </w:del>
      <w:del w:id="83" w:author="&lt;анонимный&gt;" w:date="2025-10-22T13:45:27Z">
        <w:r>
          <w:rPr>
            <w:color w:val="212121"/>
            <w:sz w:val="28"/>
          </w:rPr>
          <w:delText>ітеративного та рекурсивного алгоритмів (наприклад з використанням Tree Diagram)</w:delText>
        </w:r>
      </w:del>
      <w:del w:id="84" w:author="&lt;анонимный&gt;" w:date="2025-10-22T13:45:27Z">
        <w:r>
          <w:rPr>
            <w:sz w:val="28"/>
          </w:rPr>
          <w:delText>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del w:id="105" w:author="&lt;анонимный&gt;" w:date="2025-10-22T13:45:27Z"/>
        </w:rPr>
      </w:pPr>
      <w:del w:id="86" w:author="&lt;анонимный&gt;" w:date="2025-10-22T13:45:27Z">
        <w:r>
          <w:rPr>
            <w:sz w:val="28"/>
          </w:rPr>
          <w:delText xml:space="preserve">Реалізуйте </w:delText>
        </w:r>
      </w:del>
      <w:del w:id="87" w:author="&lt;анонимный&gt;" w:date="2025-10-22T13:45:27Z">
        <w:r>
          <w:rPr>
            <w:color w:val="212121"/>
            <w:sz w:val="28"/>
          </w:rPr>
          <w:delText>ітеративний та рекурсивний алгоритм сортування злиттям</w:delText>
        </w:r>
      </w:del>
      <w:del w:id="88" w:author="&lt;анонимный&gt;" w:date="2025-10-22T13:45:27Z">
        <w:r>
          <w:rPr>
            <w:color w:val="212121"/>
            <w:spacing w:val="-4"/>
            <w:sz w:val="28"/>
          </w:rPr>
          <w:delText xml:space="preserve"> </w:delText>
        </w:r>
      </w:del>
      <w:del w:id="89" w:author="&lt;анонимный&gt;" w:date="2025-10-22T13:45:27Z">
        <w:r>
          <w:rPr>
            <w:color w:val="212121"/>
            <w:sz w:val="28"/>
          </w:rPr>
          <w:delText>(псевдокод</w:delText>
        </w:r>
      </w:del>
      <w:del w:id="90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91" w:author="&lt;анонимный&gt;" w:date="2025-10-22T13:45:27Z">
        <w:r>
          <w:rPr>
            <w:color w:val="212121"/>
            <w:sz w:val="28"/>
          </w:rPr>
          <w:delText>наданий</w:delText>
        </w:r>
      </w:del>
      <w:del w:id="92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93" w:author="&lt;анонимный&gt;" w:date="2025-10-22T13:45:27Z">
        <w:r>
          <w:rPr>
            <w:color w:val="212121"/>
            <w:sz w:val="28"/>
          </w:rPr>
          <w:delText>в</w:delText>
        </w:r>
      </w:del>
      <w:del w:id="94" w:author="&lt;анонимный&gt;" w:date="2025-10-22T13:45:27Z">
        <w:r>
          <w:rPr>
            <w:color w:val="212121"/>
            <w:spacing w:val="-8"/>
            <w:sz w:val="28"/>
          </w:rPr>
          <w:delText xml:space="preserve"> </w:delText>
        </w:r>
      </w:del>
      <w:del w:id="95" w:author="&lt;анонимный&gt;" w:date="2025-10-22T13:45:27Z">
        <w:r>
          <w:rPr>
            <w:color w:val="212121"/>
            <w:sz w:val="28"/>
          </w:rPr>
          <w:delText>Таблиці</w:delText>
        </w:r>
      </w:del>
      <w:del w:id="96" w:author="&lt;анонимный&gt;" w:date="2025-10-22T13:45:27Z">
        <w:r>
          <w:rPr>
            <w:color w:val="212121"/>
            <w:spacing w:val="-2"/>
            <w:sz w:val="28"/>
          </w:rPr>
          <w:delText xml:space="preserve"> </w:delText>
        </w:r>
      </w:del>
      <w:del w:id="97" w:author="&lt;анонимный&gt;" w:date="2025-10-22T13:45:27Z">
        <w:r>
          <w:rPr>
            <w:color w:val="212121"/>
            <w:sz w:val="28"/>
          </w:rPr>
          <w:delText>1)</w:delText>
        </w:r>
      </w:del>
      <w:del w:id="98" w:author="&lt;анонимный&gt;" w:date="2025-10-22T13:45:27Z">
        <w:r>
          <w:rPr>
            <w:color w:val="212121"/>
            <w:spacing w:val="-3"/>
            <w:sz w:val="28"/>
          </w:rPr>
          <w:delText xml:space="preserve"> </w:delText>
        </w:r>
      </w:del>
      <w:del w:id="99" w:author="&lt;анонимный&gt;" w:date="2025-10-22T13:45:27Z">
        <w:r>
          <w:rPr>
            <w:color w:val="212121"/>
            <w:sz w:val="28"/>
          </w:rPr>
          <w:delText xml:space="preserve">мовою </w:delText>
        </w:r>
      </w:del>
      <w:del w:id="100" w:author="&lt;анонимный&gt;" w:date="2025-10-22T13:45:27Z">
        <w:r>
          <w:rPr>
            <w:sz w:val="28"/>
          </w:rPr>
          <w:delText>Python,</w:delText>
        </w:r>
      </w:del>
      <w:del w:id="101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102" w:author="&lt;анонимный&gt;" w:date="2025-10-22T13:45:27Z">
        <w:r>
          <w:rPr>
            <w:sz w:val="28"/>
          </w:rPr>
          <w:delText>додайте</w:delText>
        </w:r>
      </w:del>
      <w:del w:id="103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104" w:author="&lt;анонимный&gt;" w:date="2025-10-22T13:45:27Z">
        <w:r>
          <w:rPr>
            <w:sz w:val="28"/>
          </w:rPr>
          <w:delText>підрахунок базових операцій алгоритмів.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del w:id="119" w:author="&lt;анонимный&gt;" w:date="2025-10-22T13:45:27Z"/>
        </w:rPr>
      </w:pPr>
      <w:del w:id="106" w:author="&lt;анонимный&gt;" w:date="2025-10-22T13:45:27Z">
        <w:r>
          <w:rPr>
            <w:sz w:val="28"/>
          </w:rPr>
          <w:delText>Наведіть</w:delText>
        </w:r>
      </w:del>
      <w:del w:id="107" w:author="&lt;анонимный&gt;" w:date="2025-10-22T13:45:27Z">
        <w:r>
          <w:rPr>
            <w:spacing w:val="-7"/>
            <w:sz w:val="28"/>
          </w:rPr>
          <w:delText xml:space="preserve"> </w:delText>
        </w:r>
      </w:del>
      <w:del w:id="108" w:author="&lt;анонимный&gt;" w:date="2025-10-22T13:45:27Z">
        <w:r>
          <w:rPr>
            <w:sz w:val="28"/>
          </w:rPr>
          <w:delText>приклад</w:delText>
        </w:r>
      </w:del>
      <w:del w:id="109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10" w:author="&lt;анонимный&gt;" w:date="2025-10-22T13:45:27Z">
        <w:r>
          <w:rPr>
            <w:sz w:val="28"/>
          </w:rPr>
          <w:delText>використання</w:delText>
        </w:r>
      </w:del>
      <w:del w:id="111" w:author="&lt;анонимный&gt;" w:date="2025-10-22T13:45:27Z">
        <w:r>
          <w:rPr>
            <w:spacing w:val="-3"/>
            <w:sz w:val="28"/>
          </w:rPr>
          <w:delText xml:space="preserve"> </w:delText>
        </w:r>
      </w:del>
      <w:del w:id="112" w:author="&lt;анонимный&gt;" w:date="2025-10-22T13:45:27Z">
        <w:r>
          <w:rPr>
            <w:sz w:val="28"/>
          </w:rPr>
          <w:delText>Python-коду</w:delText>
        </w:r>
      </w:del>
      <w:del w:id="113" w:author="&lt;анонимный&gt;" w:date="2025-10-22T13:45:27Z">
        <w:r>
          <w:rPr>
            <w:spacing w:val="-9"/>
            <w:sz w:val="28"/>
          </w:rPr>
          <w:delText xml:space="preserve"> </w:delText>
        </w:r>
      </w:del>
      <w:del w:id="114" w:author="&lt;анонимный&gt;" w:date="2025-10-22T13:45:27Z">
        <w:r>
          <w:rPr>
            <w:sz w:val="28"/>
          </w:rPr>
          <w:delText>для</w:delText>
        </w:r>
      </w:del>
      <w:del w:id="115" w:author="&lt;анонимный&gt;" w:date="2025-10-22T13:45:27Z">
        <w:r>
          <w:rPr>
            <w:spacing w:val="-6"/>
            <w:sz w:val="28"/>
          </w:rPr>
          <w:delText xml:space="preserve"> </w:delText>
        </w:r>
      </w:del>
      <w:del w:id="116" w:author="&lt;анонимный&gt;" w:date="2025-10-22T13:45:27Z">
        <w:r>
          <w:rPr>
            <w:sz w:val="28"/>
          </w:rPr>
          <w:delText>масиву</w:delText>
        </w:r>
      </w:del>
      <w:del w:id="117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18" w:author="&lt;анонимный&gt;" w:date="2025-10-22T13:45:27Z">
        <w:r>
          <w:rPr>
            <w:sz w:val="28"/>
          </w:rPr>
          <w:delText>за варіантом завдання, передбачте можливість трасування.</w:delText>
        </w:r>
      </w:del>
    </w:p>
    <w:p>
      <w:pPr>
        <w:pStyle w:val="ListParagraph"/>
        <w:widowControl/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left="720"/>
        <w:contextualSpacing w:val="false"/>
        <w:jc w:val="left"/>
        <w:rPr>
          <w:del w:id="137" w:author="&lt;анонимный&gt;" w:date="2025-10-22T13:45:27Z"/>
        </w:rPr>
      </w:pPr>
      <w:del w:id="120" w:author="&lt;анонимный&gt;" w:date="2025-10-22T13:45:27Z">
        <w:r>
          <w:rPr>
            <w:sz w:val="28"/>
          </w:rPr>
          <w:delText>Візуалізуйте</w:delText>
        </w:r>
      </w:del>
      <w:del w:id="121" w:author="&lt;анонимный&gt;" w:date="2025-10-22T13:45:27Z">
        <w:r>
          <w:rPr>
            <w:spacing w:val="-8"/>
            <w:sz w:val="28"/>
          </w:rPr>
          <w:delText xml:space="preserve"> </w:delText>
        </w:r>
      </w:del>
      <w:del w:id="122" w:author="&lt;анонимный&gt;" w:date="2025-10-22T13:45:27Z">
        <w:r>
          <w:rPr>
            <w:sz w:val="28"/>
          </w:rPr>
          <w:delText>результати</w:delText>
        </w:r>
      </w:del>
      <w:del w:id="123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24" w:author="&lt;анонимный&gt;" w:date="2025-10-22T13:45:27Z">
        <w:r>
          <w:rPr>
            <w:sz w:val="28"/>
          </w:rPr>
          <w:delText>трасування</w:delText>
        </w:r>
      </w:del>
      <w:del w:id="125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26" w:author="&lt;анонимный&gt;" w:date="2025-10-22T13:45:27Z">
        <w:r>
          <w:rPr>
            <w:sz w:val="28"/>
          </w:rPr>
          <w:delText>(Таблиця</w:delText>
        </w:r>
      </w:del>
      <w:del w:id="127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28" w:author="&lt;анонимный&gt;" w:date="2025-10-22T13:45:27Z">
        <w:r>
          <w:rPr>
            <w:sz w:val="28"/>
          </w:rPr>
          <w:delText>2)</w:delText>
        </w:r>
      </w:del>
      <w:del w:id="129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30" w:author="&lt;анонимный&gt;" w:date="2025-10-22T13:45:27Z">
        <w:r>
          <w:rPr>
            <w:sz w:val="28"/>
          </w:rPr>
          <w:delText>у</w:delText>
        </w:r>
      </w:del>
      <w:del w:id="131" w:author="&lt;анонимный&gt;" w:date="2025-10-22T13:45:27Z">
        <w:r>
          <w:rPr>
            <w:spacing w:val="-5"/>
            <w:sz w:val="28"/>
          </w:rPr>
          <w:delText xml:space="preserve"> </w:delText>
        </w:r>
      </w:del>
      <w:del w:id="132" w:author="&lt;анонимный&gt;" w:date="2025-10-22T13:45:27Z">
        <w:r>
          <w:rPr>
            <w:sz w:val="28"/>
          </w:rPr>
          <w:delText>вигляді</w:delText>
        </w:r>
      </w:del>
      <w:del w:id="133" w:author="&lt;анонимный&gt;" w:date="2025-10-22T13:45:27Z">
        <w:r>
          <w:rPr>
            <w:spacing w:val="-4"/>
            <w:sz w:val="28"/>
          </w:rPr>
          <w:delText xml:space="preserve"> </w:delText>
        </w:r>
      </w:del>
      <w:del w:id="134" w:author="&lt;анонимный&gt;" w:date="2025-10-22T13:45:27Z">
        <w:r>
          <w:rPr>
            <w:sz w:val="28"/>
          </w:rPr>
          <w:delText xml:space="preserve">схем виконання </w:delText>
        </w:r>
      </w:del>
      <w:del w:id="135" w:author="&lt;анонимный&gt;" w:date="2025-10-22T13:45:27Z">
        <w:r>
          <w:rPr>
            <w:color w:val="212121"/>
            <w:sz w:val="28"/>
          </w:rPr>
          <w:delText>ітеративного та рекурсивного алгоритмів (наприклад з використанням Tree Diagram)</w:delText>
        </w:r>
      </w:del>
      <w:del w:id="136" w:author="&lt;анонимный&gt;" w:date="2025-10-22T13:45:27Z">
        <w:r>
          <w:rPr>
            <w:sz w:val="28"/>
          </w:rPr>
          <w:delText>.</w:delText>
        </w:r>
      </w:del>
    </w:p>
    <w:p>
      <w:pPr>
        <w:pStyle w:val="ListParagraph"/>
        <w:widowControl/>
        <w:numPr>
          <w:ilvl w:val="0"/>
          <w:numId w:val="1"/>
        </w:numPr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hanging="360"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  <w:del w:id="139" w:author="&lt;анонимный&gt;" w:date="2025-10-22T13:45:27Z"/>
        </w:rPr>
      </w:pPr>
      <w:del w:id="138" w:author="&lt;анонимный&gt;" w:date="2025-10-22T13:45:27Z">
        <w:r>
          <w:rPr>
            <w:rFonts w:cs="Times New Roman"/>
            <w:bCs/>
            <w:color w:val="000000"/>
            <w:sz w:val="28"/>
            <w:szCs w:val="28"/>
            <w:shd w:fill="auto" w:val="clear"/>
          </w:rPr>
        </w:r>
      </w:del>
    </w:p>
    <w:p>
      <w:pPr>
        <w:pStyle w:val="ListParagraph"/>
        <w:widowControl/>
        <w:tabs>
          <w:tab w:val="clear" w:pos="720"/>
          <w:tab w:val="left" w:pos="1548" w:leader="none"/>
        </w:tabs>
        <w:suppressAutoHyphens w:val="true"/>
        <w:bidi w:val="0"/>
        <w:spacing w:lineRule="auto" w:line="240" w:before="300" w:after="0"/>
        <w:ind w:left="720"/>
        <w:contextualSpacing w:val="false"/>
        <w:jc w:val="left"/>
        <w:rPr>
          <w:rFonts w:cs="Times New Roman"/>
          <w:bCs/>
          <w:color w:val="000000"/>
          <w:sz w:val="28"/>
          <w:szCs w:val="28"/>
          <w:shd w:fill="auto" w:val="clear"/>
        </w:rPr>
      </w:pPr>
      <w:del w:id="140" w:author="&lt;анонимный&gt;" w:date="2025-10-22T13:45:27Z">
        <w:r>
          <w:rPr>
            <w:rFonts w:cs="Times New Roman"/>
            <w:bCs/>
            <w:color w:val="000000"/>
            <w:szCs w:val="28"/>
          </w:rPr>
          <w:delText>3.</w:delText>
        </w:r>
      </w:del>
      <w:del w:id="141" w:author="&lt;анонимный&gt;" w:date="2025-10-22T13:45:27Z">
        <w:r>
          <w:rPr>
            <w:rFonts w:cs="Times New Roman"/>
            <w:bCs/>
            <w:color w:val="000000"/>
            <w:spacing w:val="-6"/>
            <w:szCs w:val="28"/>
          </w:rPr>
          <w:delText xml:space="preserve"> </w:delText>
        </w:r>
      </w:del>
      <w:del w:id="142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Порівняти</w:delText>
        </w:r>
      </w:del>
      <w:del w:id="143" w:author="&lt;анонимный&gt;" w:date="2025-10-22T13:45:27Z">
        <w:r>
          <w:rPr>
            <w:rFonts w:cs="Times New Roman"/>
            <w:bCs/>
            <w:color w:val="000000"/>
            <w:spacing w:val="-4"/>
            <w:szCs w:val="28"/>
            <w:shd w:fill="auto" w:val="clear"/>
          </w:rPr>
          <w:delText xml:space="preserve"> </w:delText>
        </w:r>
      </w:del>
      <w:del w:id="144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між</w:delText>
        </w:r>
      </w:del>
      <w:del w:id="145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146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собою</w:delText>
        </w:r>
      </w:del>
      <w:del w:id="147" w:author="&lt;анонимный&gt;" w:date="2025-10-22T13:45:27Z">
        <w:r>
          <w:rPr>
            <w:rFonts w:cs="Times New Roman"/>
            <w:bCs/>
            <w:color w:val="000000"/>
            <w:spacing w:val="-6"/>
            <w:szCs w:val="28"/>
            <w:shd w:fill="auto" w:val="clear"/>
          </w:rPr>
          <w:delText xml:space="preserve"> </w:delText>
        </w:r>
      </w:del>
      <w:del w:id="148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алгоритми</w:delText>
        </w:r>
      </w:del>
      <w:del w:id="149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150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сортування,</w:delText>
        </w:r>
      </w:del>
      <w:del w:id="151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152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підрахувавши</w:delText>
        </w:r>
      </w:del>
      <w:del w:id="153" w:author="&lt;анонимный&gt;" w:date="2025-10-22T13:45:27Z">
        <w:r>
          <w:rPr>
            <w:rFonts w:cs="Times New Roman"/>
            <w:bCs/>
            <w:color w:val="000000"/>
            <w:spacing w:val="-5"/>
            <w:szCs w:val="28"/>
            <w:shd w:fill="auto" w:val="clear"/>
          </w:rPr>
          <w:delText xml:space="preserve"> </w:delText>
        </w:r>
      </w:del>
      <w:del w:id="154" w:author="&lt;анонимный&gt;" w:date="2025-10-22T13:45:27Z">
        <w:r>
          <w:rPr>
            <w:rFonts w:cs="Times New Roman"/>
            <w:bCs/>
            <w:color w:val="000000"/>
            <w:szCs w:val="28"/>
            <w:shd w:fill="auto" w:val="clear"/>
          </w:rPr>
          <w:delText>кількість операцій під час виконання моделювання</w:delText>
        </w:r>
      </w:del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Номер варіанту: 6; 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Вхідні дані (послідовність): </w:t>
      </w:r>
      <w:r>
        <w:rPr>
          <w:rFonts w:cs="Times New Roman"/>
          <w:bCs/>
          <w:color w:val="000000"/>
          <w:sz w:val="24"/>
          <w:szCs w:val="28"/>
        </w:rPr>
        <w:t xml:space="preserve">58, 5, 50, 99, 61, 32, 27, 45, </w:t>
      </w:r>
      <w:r>
        <w:rPr>
          <w:rFonts w:cs="Times New Roman"/>
          <w:bCs/>
          <w:color w:val="000000"/>
          <w:spacing w:val="-5"/>
          <w:sz w:val="24"/>
          <w:szCs w:val="28"/>
        </w:rPr>
        <w:t>75.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  <w:del w:id="155" w:author="&lt;анонимный&gt;" w:date="2025-10-22T13:46:36Z"/>
        </w:rPr>
      </w:pPr>
      <w:r>
        <w:rPr>
          <w:rFonts w:eastAsia="Times New Roman" w:cs="Times New Roman"/>
          <w:b/>
          <w:szCs w:val="28"/>
        </w:rPr>
        <w:t xml:space="preserve">Результати виконання завдання: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  <w:del w:id="157" w:author="&lt;анонимный&gt;" w:date="2025-10-22T13:46:36Z"/>
        </w:rPr>
      </w:pPr>
      <w:del w:id="156" w:author="&lt;анонимный&gt;" w:date="2025-10-22T13:46:36Z">
        <w:r>
          <w:rPr>
            <w:rFonts w:eastAsia="Times New Roman" w:cs="Times New Roman"/>
            <w:b/>
            <w:color w:themeColor="background1" w:themeShade="80" w:val="808080"/>
            <w:szCs w:val="28"/>
          </w:rPr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  <w:del w:id="179" w:author="&lt;анонимный&gt;" w:date="2025-10-22T13:46:36Z"/>
        </w:rPr>
      </w:pPr>
      <w:del w:id="158" w:author="&lt;анонимный&gt;" w:date="2025-10-22T13:46:36Z">
        <w:r>
          <w:rPr>
            <w:b w:val="false"/>
            <w:bCs w:val="false"/>
            <w:color w:val="000000"/>
          </w:rPr>
          <w:delText>1.</w:delText>
        </w:r>
      </w:del>
      <w:del w:id="159" w:author="&lt;анонимный&gt;" w:date="2025-10-22T13:46:36Z">
        <w:r>
          <w:rPr>
            <w:b/>
            <w:bCs/>
            <w:color w:val="000000"/>
          </w:rPr>
          <w:delText xml:space="preserve"> </w:delText>
        </w:r>
      </w:del>
      <w:del w:id="160" w:author="&lt;анонимный&gt;" w:date="2025-10-22T13:46:36Z">
        <w:r>
          <w:rPr>
            <w:b w:val="false"/>
            <w:bCs w:val="false"/>
            <w:color w:val="000000"/>
            <w:sz w:val="28"/>
          </w:rPr>
          <w:delText xml:space="preserve">Реалізуйте </w:delText>
        </w:r>
      </w:del>
      <w:del w:id="161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ітеративний та рекурсивний алгоритм сортування злиттям</w:delText>
        </w:r>
      </w:del>
      <w:del w:id="162" w:author="&lt;анонимный&gt;" w:date="2025-10-22T13:46:36Z">
        <w:r>
          <w:rPr>
            <w:b w:val="false"/>
            <w:bCs w:val="false"/>
            <w:color w:val="212121"/>
            <w:spacing w:val="-4"/>
            <w:sz w:val="28"/>
          </w:rPr>
          <w:delText xml:space="preserve"> </w:delText>
        </w:r>
      </w:del>
      <w:del w:id="163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(псевдокод</w:delText>
        </w:r>
      </w:del>
      <w:del w:id="164" w:author="&lt;анонимный&gt;" w:date="2025-10-22T13:46:36Z">
        <w:r>
          <w:rPr>
            <w:b w:val="false"/>
            <w:bCs w:val="false"/>
            <w:color w:val="212121"/>
            <w:spacing w:val="-2"/>
            <w:sz w:val="28"/>
          </w:rPr>
          <w:delText xml:space="preserve"> </w:delText>
        </w:r>
      </w:del>
      <w:del w:id="165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наданий</w:delText>
        </w:r>
      </w:del>
      <w:del w:id="166" w:author="&lt;анонимный&gt;" w:date="2025-10-22T13:46:36Z">
        <w:r>
          <w:rPr>
            <w:b w:val="false"/>
            <w:bCs w:val="false"/>
            <w:color w:val="212121"/>
            <w:spacing w:val="-3"/>
            <w:sz w:val="28"/>
          </w:rPr>
          <w:delText xml:space="preserve"> </w:delText>
        </w:r>
      </w:del>
      <w:del w:id="167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в</w:delText>
        </w:r>
      </w:del>
      <w:del w:id="168" w:author="&lt;анонимный&gt;" w:date="2025-10-22T13:46:36Z">
        <w:r>
          <w:rPr>
            <w:b w:val="false"/>
            <w:bCs w:val="false"/>
            <w:color w:val="212121"/>
            <w:spacing w:val="-8"/>
            <w:sz w:val="28"/>
          </w:rPr>
          <w:delText xml:space="preserve"> </w:delText>
        </w:r>
      </w:del>
      <w:del w:id="169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Таблиці</w:delText>
        </w:r>
      </w:del>
      <w:del w:id="170" w:author="&lt;анонимный&gt;" w:date="2025-10-22T13:46:36Z">
        <w:r>
          <w:rPr>
            <w:b w:val="false"/>
            <w:bCs w:val="false"/>
            <w:color w:val="212121"/>
            <w:spacing w:val="-2"/>
            <w:sz w:val="28"/>
          </w:rPr>
          <w:delText xml:space="preserve"> </w:delText>
        </w:r>
      </w:del>
      <w:del w:id="171" w:author="&lt;анонимный&gt;" w:date="2025-10-22T13:46:36Z">
        <w:r>
          <w:rPr>
            <w:b w:val="false"/>
            <w:bCs w:val="false"/>
            <w:color w:val="212121"/>
            <w:sz w:val="28"/>
          </w:rPr>
          <w:delText>1)</w:delText>
        </w:r>
      </w:del>
      <w:del w:id="172" w:author="&lt;анонимный&gt;" w:date="2025-10-22T13:46:36Z">
        <w:r>
          <w:rPr>
            <w:b w:val="false"/>
            <w:bCs w:val="false"/>
            <w:color w:val="212121"/>
            <w:spacing w:val="-3"/>
            <w:sz w:val="28"/>
          </w:rPr>
          <w:delText xml:space="preserve"> </w:delText>
        </w:r>
      </w:del>
      <w:del w:id="173" w:author="&lt;анонимный&gt;" w:date="2025-10-22T13:46:36Z">
        <w:r>
          <w:rPr>
            <w:b w:val="false"/>
            <w:bCs w:val="false"/>
            <w:color w:val="212121"/>
            <w:sz w:val="28"/>
          </w:rPr>
          <w:delText xml:space="preserve">мовою </w:delText>
        </w:r>
      </w:del>
      <w:del w:id="174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Python,</w:delText>
        </w:r>
      </w:del>
      <w:del w:id="175" w:author="&lt;анонимный&gt;" w:date="2025-10-22T13:46:36Z">
        <w:r>
          <w:rPr>
            <w:b w:val="false"/>
            <w:bCs w:val="false"/>
            <w:color w:val="000000"/>
            <w:spacing w:val="-7"/>
            <w:sz w:val="28"/>
          </w:rPr>
          <w:delText xml:space="preserve"> </w:delText>
        </w:r>
      </w:del>
      <w:del w:id="176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додайте</w:delText>
        </w:r>
      </w:del>
      <w:del w:id="177" w:author="&lt;анонимный&gt;" w:date="2025-10-22T13:46:36Z">
        <w:r>
          <w:rPr>
            <w:b w:val="false"/>
            <w:bCs w:val="false"/>
            <w:color w:val="000000"/>
            <w:spacing w:val="-4"/>
            <w:sz w:val="28"/>
          </w:rPr>
          <w:delText xml:space="preserve"> </w:delText>
        </w:r>
      </w:del>
      <w:del w:id="178" w:author="&lt;анонимный&gt;" w:date="2025-10-22T13:46:36Z">
        <w:r>
          <w:rPr>
            <w:b w:val="false"/>
            <w:bCs w:val="false"/>
            <w:color w:val="000000"/>
            <w:sz w:val="28"/>
          </w:rPr>
          <w:delText>підрахунок базових операцій алгоритмів.</w:delText>
        </w:r>
      </w:del>
    </w:p>
    <w:p>
      <w:pPr>
        <w:pStyle w:val="Normal"/>
        <w:widowControl/>
        <w:suppressAutoHyphens w:val="true"/>
        <w:bidi w:val="0"/>
        <w:spacing w:lineRule="auto" w:line="240" w:before="0" w:after="0"/>
        <w:ind w:firstLine="709"/>
        <w:jc w:val="both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color w:themeColor="background1" w:themeShade="80" w:val="808080"/>
          <w:szCs w:val="28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rFonts w:eastAsia="Times New Roman" w:cs="Times New Roman"/>
          <w:bCs/>
          <w:color w:val="000000"/>
          <w:sz w:val="28"/>
          <w:szCs w:val="28"/>
        </w:rPr>
        <w:tab/>
      </w:r>
      <w:del w:id="180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Таблиця</w:delText>
        </w:r>
      </w:del>
      <w:del w:id="181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182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1</w:delText>
        </w:r>
      </w:del>
      <w:del w:id="183" w:author="&lt;анонимный&gt;" w:date="2025-10-22T13:47:02Z">
        <w:r>
          <w:rPr>
            <w:rFonts w:eastAsia="Times New Roman" w:cs="Times New Roman"/>
            <w:bCs/>
            <w:color w:val="212121"/>
            <w:spacing w:val="-8"/>
            <w:sz w:val="28"/>
            <w:szCs w:val="28"/>
          </w:rPr>
          <w:delText xml:space="preserve"> </w:delText>
        </w:r>
      </w:del>
      <w:del w:id="184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Приклади</w:delText>
        </w:r>
      </w:del>
      <w:del w:id="185" w:author="&lt;анонимный&gt;" w:date="2025-10-22T13:47:02Z">
        <w:r>
          <w:rPr>
            <w:rFonts w:eastAsia="Times New Roman" w:cs="Times New Roman"/>
            <w:bCs/>
            <w:color w:val="212121"/>
            <w:spacing w:val="-3"/>
            <w:sz w:val="28"/>
            <w:szCs w:val="28"/>
          </w:rPr>
          <w:delText xml:space="preserve"> </w:delText>
        </w:r>
      </w:del>
      <w:del w:id="186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псевдокоду</w:delText>
        </w:r>
      </w:del>
      <w:del w:id="187" w:author="&lt;анонимный&gt;" w:date="2025-10-22T13:47:02Z">
        <w:r>
          <w:rPr>
            <w:rFonts w:eastAsia="Times New Roman" w:cs="Times New Roman"/>
            <w:bCs/>
            <w:color w:val="212121"/>
            <w:spacing w:val="-4"/>
            <w:sz w:val="28"/>
            <w:szCs w:val="28"/>
          </w:rPr>
          <w:delText xml:space="preserve"> </w:delText>
        </w:r>
      </w:del>
      <w:del w:id="188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ітеративного</w:delText>
        </w:r>
      </w:del>
      <w:del w:id="189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190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та</w:delText>
        </w:r>
      </w:del>
      <w:del w:id="191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delText xml:space="preserve"> </w:delText>
        </w:r>
      </w:del>
      <w:del w:id="192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delText>рекурсивного алгоритму сортування злиттям</w:delText>
        </w:r>
      </w:del>
      <w:ins w:id="193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Таблиця</w:t>
        </w:r>
      </w:ins>
      <w:ins w:id="194" w:author="&lt;анонимный&gt;" w:date="2025-10-22T13:47:02Z">
        <w:r>
          <w:rPr>
            <w:rFonts w:eastAsia="Times New Roman" w:cs="Times New Roman"/>
            <w:bCs/>
            <w:color w:val="212121"/>
            <w:spacing w:val="-6"/>
            <w:sz w:val="28"/>
            <w:szCs w:val="28"/>
          </w:rPr>
          <w:t xml:space="preserve"> </w:t>
        </w:r>
      </w:ins>
      <w:ins w:id="195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1</w:t>
        </w:r>
      </w:ins>
      <w:ins w:id="196" w:author="&lt;анонимный&gt;" w:date="2025-10-22T13:47:02Z">
        <w:r>
          <w:rPr>
            <w:rFonts w:eastAsia="Times New Roman" w:cs="Times New Roman"/>
            <w:bCs/>
            <w:color w:val="212121"/>
            <w:spacing w:val="-8"/>
            <w:sz w:val="28"/>
            <w:szCs w:val="28"/>
          </w:rPr>
          <w:t xml:space="preserve"> </w:t>
        </w:r>
      </w:ins>
      <w:ins w:id="197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Приклад</w:t>
        </w:r>
      </w:ins>
      <w:ins w:id="198" w:author="&lt;анонимный&gt;" w:date="2025-10-22T13:47:02Z">
        <w:r>
          <w:rPr>
            <w:rFonts w:eastAsia="Times New Roman" w:cs="Times New Roman"/>
            <w:bCs/>
            <w:color w:val="212121"/>
            <w:spacing w:val="-7"/>
            <w:sz w:val="28"/>
            <w:szCs w:val="28"/>
          </w:rPr>
          <w:t xml:space="preserve"> </w:t>
        </w:r>
      </w:ins>
      <w:ins w:id="199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псевдокоду</w:t>
        </w:r>
      </w:ins>
      <w:ins w:id="200" w:author="&lt;анонимный&gt;" w:date="2025-10-22T13:47:02Z">
        <w:r>
          <w:rPr>
            <w:rFonts w:eastAsia="Times New Roman" w:cs="Times New Roman"/>
            <w:bCs/>
            <w:color w:val="212121"/>
            <w:spacing w:val="-8"/>
            <w:sz w:val="28"/>
            <w:szCs w:val="28"/>
          </w:rPr>
          <w:t xml:space="preserve"> </w:t>
        </w:r>
      </w:ins>
      <w:ins w:id="201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алгоритму</w:t>
        </w:r>
      </w:ins>
      <w:ins w:id="202" w:author="&lt;анонимный&gt;" w:date="2025-10-22T13:47:02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t xml:space="preserve"> </w:t>
        </w:r>
      </w:ins>
      <w:ins w:id="203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створення</w:t>
        </w:r>
      </w:ins>
      <w:ins w:id="204" w:author="&lt;анонимный&gt;" w:date="2025-10-22T13:47:02Z">
        <w:r>
          <w:rPr>
            <w:rFonts w:eastAsia="Times New Roman" w:cs="Times New Roman"/>
            <w:bCs/>
            <w:color w:val="212121"/>
            <w:spacing w:val="-6"/>
            <w:sz w:val="28"/>
            <w:szCs w:val="28"/>
          </w:rPr>
          <w:t xml:space="preserve"> </w:t>
        </w:r>
      </w:ins>
      <w:ins w:id="205" w:author="&lt;анонимный&gt;" w:date="2025-10-22T13:47:02Z">
        <w:r>
          <w:rPr>
            <w:rFonts w:eastAsia="Times New Roman" w:cs="Times New Roman"/>
            <w:bCs/>
            <w:color w:val="212121"/>
            <w:sz w:val="28"/>
            <w:szCs w:val="28"/>
          </w:rPr>
          <w:t>максимальної купи на базі процедури занурення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ins w:id="207" w:author="&lt;анонимный&gt;" w:date="2025-10-22T13:48:18Z"/>
              </w:rPr>
            </w:pPr>
            <w:ins w:id="20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16"/>
                  <w:szCs w:val="16"/>
                  <w:u w:val="none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09" w:author="&lt;анонимный&gt;" w:date="2025-10-22T13:48:18Z"/>
              </w:rPr>
            </w:pPr>
            <w:ins w:id="208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Heap_Max (A)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11" w:author="&lt;анонимный&gt;" w:date="2025-10-22T13:48:18Z"/>
              </w:rPr>
            </w:pPr>
            <w:ins w:id="210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13" w:author="&lt;анонимный&gt;" w:date="2025-10-22T13:48:18Z"/>
              </w:rPr>
            </w:pPr>
            <w:ins w:id="21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Вхідні дані: не відсортований масив А.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15" w:author="&lt;анонимный&gt;" w:date="2025-10-22T13:48:18Z"/>
              </w:rPr>
            </w:pPr>
            <w:ins w:id="214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          A = [58, 5, 50, 99,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17" w:author="&lt;анонимный&gt;" w:date="2025-10-22T13:48:18Z"/>
              </w:rPr>
            </w:pPr>
            <w:ins w:id="21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Вихідні дані: масив А, який є максимальною купою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19" w:author="&lt;анонимный&gt;" w:date="2025-10-22T13:48:18Z"/>
              </w:rPr>
            </w:pPr>
            <w:ins w:id="218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n ← |A| // n = 9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21" w:author="&lt;анонимный&gt;" w:date="2025-10-22T13:48:18Z"/>
              </w:rPr>
            </w:pPr>
            <w:ins w:id="220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Починаємо з першого елемента, що має дочірні вузли та рухаємося до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23" w:author="&lt;анонимный&gt;" w:date="2025-10-22T13:48:18Z"/>
              </w:rPr>
            </w:pPr>
            <w:ins w:id="22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початку масиву.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25" w:author="&lt;анонимный&gt;" w:date="2025-10-22T13:48:18Z"/>
              </w:rPr>
            </w:pPr>
            <w:ins w:id="224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for i ← floor(|n| / 2) - 1 down to 0 do // цикл від i = 3 до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28" w:author="&lt;анонимный&gt;" w:date="2025-10-22T13:48:18Z"/>
              </w:rPr>
            </w:pPr>
            <w:ins w:id="22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27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Sink(A, i, n)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30" w:author="&lt;анонимный&gt;" w:date="2025-10-22T13:48:18Z"/>
              </w:rPr>
            </w:pPr>
            <w:ins w:id="22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32" w:author="&lt;анонимный&gt;" w:date="2025-10-22T13:48:18Z"/>
              </w:rPr>
            </w:pPr>
            <w:ins w:id="231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Результат: A = [99, 61, 50, 5, 58,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34" w:author="&lt;анонимный&gt;" w:date="2025-10-22T13:48:18Z"/>
              </w:rPr>
            </w:pPr>
            <w:ins w:id="233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36" w:author="&lt;анонимный&gt;" w:date="2025-10-22T13:48:18Z"/>
              </w:rPr>
            </w:pPr>
            <w:ins w:id="235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Sink(A, i, n) // Процедура занурення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38" w:author="&lt;анонимный&gt;" w:date="2025-10-22T13:48:18Z"/>
              </w:rPr>
            </w:pPr>
            <w:ins w:id="237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40" w:author="&lt;анонимный&gt;" w:date="2025-10-22T13:48:18Z"/>
              </w:rPr>
            </w:pPr>
            <w:ins w:id="23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Вхідні дані: масив А, індекс кореня піддерева і,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42" w:author="&lt;анонимный&gt;" w:date="2025-10-22T13:48:18Z"/>
              </w:rPr>
            </w:pPr>
            <w:ins w:id="241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n – розмір купи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44" w:author="&lt;анонимный&gt;" w:date="2025-10-22T13:48:18Z"/>
              </w:rPr>
            </w:pPr>
            <w:ins w:id="243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Вихідні дані: масив А, де елемент А[i] занурюрився на потрібне місце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46" w:author="&lt;анонимный&gt;" w:date="2025-10-22T13:48:18Z"/>
              </w:rPr>
            </w:pPr>
            <w:ins w:id="245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k ← i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48" w:author="&lt;анонимный&gt;" w:date="2025-10-22T13:48:18Z"/>
              </w:rPr>
            </w:pPr>
            <w:ins w:id="247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while True do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51" w:author="&lt;анонимный&gt;" w:date="2025-10-22T13:48:18Z"/>
              </w:rPr>
            </w:pPr>
            <w:ins w:id="24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50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j ← 2 * k + 1 // Індекс лівого дочірнього елемента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53" w:author="&lt;анонимный&gt;" w:date="2025-10-22T13:48:18Z"/>
              </w:rPr>
            </w:pPr>
            <w:ins w:id="25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56" w:author="&lt;анонимный&gt;" w:date="2025-10-22T13:48:18Z"/>
              </w:rPr>
            </w:pPr>
            <w:ins w:id="254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55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Перевіряємо, чи існує лівий дочірній елемент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59" w:author="&lt;анонимный&gt;" w:date="2025-10-22T13:48:18Z"/>
              </w:rPr>
            </w:pPr>
            <w:ins w:id="257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58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if j &gt;= n then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62" w:author="&lt;анонимный&gt;" w:date="2025-10-22T13:48:18Z"/>
              </w:rPr>
            </w:pPr>
            <w:ins w:id="260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    </w:t>
              </w:r>
            </w:ins>
            <w:ins w:id="261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break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64" w:author="&lt;анонимный&gt;" w:date="2025-10-22T13:48:18Z"/>
              </w:rPr>
            </w:pPr>
            <w:ins w:id="263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67" w:author="&lt;анонимный&gt;" w:date="2025-10-22T13:48:18Z"/>
              </w:rPr>
            </w:pPr>
            <w:ins w:id="265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6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Знаходимо індекс найбільшого дочірнього елемента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70" w:author="&lt;анонимный&gt;" w:date="2025-10-22T13:48:18Z"/>
              </w:rPr>
            </w:pPr>
            <w:ins w:id="268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6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if j + 1 &lt; n and A[j + 1] &gt; A[j] then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73" w:author="&lt;анонимный&gt;" w:date="2025-10-22T13:48:18Z"/>
              </w:rPr>
            </w:pPr>
            <w:ins w:id="271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    </w:t>
              </w:r>
            </w:ins>
            <w:ins w:id="27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j ← j + 1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75" w:author="&lt;анонимный&gt;" w:date="2025-10-22T13:48:18Z"/>
              </w:rPr>
            </w:pPr>
            <w:ins w:id="274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78" w:author="&lt;анонимный&gt;" w:date="2025-10-22T13:48:18Z"/>
              </w:rPr>
            </w:pPr>
            <w:ins w:id="27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77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Порівнюємо поточний елемент з найбільшим дочірнім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81" w:author="&lt;анонимный&gt;" w:date="2025-10-22T13:48:18Z"/>
              </w:rPr>
            </w:pPr>
            <w:ins w:id="27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80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if A[k] &gt;= A[j] then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84" w:author="&lt;анонимный&gt;" w:date="2025-10-22T13:48:18Z"/>
              </w:rPr>
            </w:pPr>
            <w:ins w:id="28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    </w:t>
              </w:r>
            </w:ins>
            <w:ins w:id="283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break // Елемент на своєму місці, вихід з циклу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87" w:author="&lt;анонимный&gt;" w:date="2025-10-22T13:48:18Z"/>
              </w:rPr>
            </w:pPr>
            <w:ins w:id="285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286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else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90" w:author="&lt;анонимный&gt;" w:date="2025-10-22T13:48:18Z"/>
              </w:rPr>
            </w:pPr>
            <w:ins w:id="288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    </w:t>
              </w:r>
            </w:ins>
            <w:ins w:id="289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Swap(A[k], A[j]) // Наприклад: при i=0, обмін 58 та 99, потім 58 та 61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93" w:author="&lt;анонимный&gt;" w:date="2025-10-22T13:48:18Z"/>
              </w:rPr>
            </w:pPr>
            <w:ins w:id="291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    </w:t>
              </w:r>
            </w:ins>
            <w:ins w:id="292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k ← j</w:t>
              </w:r>
            </w:ins>
          </w:p>
          <w:p>
            <w:pPr>
              <w:pStyle w:val="Style15"/>
              <w:shd w:val="clear" w:fill="FFFFFF"/>
              <w:spacing w:lineRule="auto" w:line="240" w:before="0" w:after="283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295" w:author="&lt;анонимный&gt;" w:date="2025-10-22T13:48:18Z"/>
              </w:rPr>
            </w:pPr>
            <w:ins w:id="294" w:author="&lt;анонимный&gt;" w:date="2025-10-22T13:48:1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6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</w:tbl>
    <w:p>
      <w:pPr>
        <w:pStyle w:val="BodyText"/>
        <w:spacing w:lineRule="auto" w:line="240" w:before="321" w:after="0"/>
        <w:ind w:hanging="0" w:left="131" w:right="0"/>
        <w:rPr/>
      </w:pPr>
      <w:ins w:id="296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Таблиця</w:t>
        </w:r>
      </w:ins>
      <w:ins w:id="297" w:author="&lt;анонимный&gt;" w:date="2025-10-22T13:48:18Z">
        <w:r>
          <w:rPr>
            <w:rFonts w:eastAsia="Times New Roman" w:cs="Times New Roman"/>
            <w:bCs/>
            <w:color w:val="212121"/>
            <w:spacing w:val="-4"/>
            <w:sz w:val="28"/>
            <w:szCs w:val="28"/>
          </w:rPr>
          <w:t xml:space="preserve"> </w:t>
        </w:r>
      </w:ins>
      <w:ins w:id="298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2</w:t>
        </w:r>
      </w:ins>
      <w:ins w:id="299" w:author="&lt;анонимный&gt;" w:date="2025-10-22T13:48:18Z">
        <w:r>
          <w:rPr>
            <w:rFonts w:eastAsia="Times New Roman" w:cs="Times New Roman"/>
            <w:bCs/>
            <w:color w:val="212121"/>
            <w:spacing w:val="-7"/>
            <w:sz w:val="28"/>
            <w:szCs w:val="28"/>
          </w:rPr>
          <w:t xml:space="preserve"> </w:t>
        </w:r>
      </w:ins>
      <w:ins w:id="300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Приклад</w:t>
        </w:r>
      </w:ins>
      <w:ins w:id="301" w:author="&lt;анонимный&gt;" w:date="2025-10-22T13:48:18Z">
        <w:r>
          <w:rPr>
            <w:rFonts w:eastAsia="Times New Roman" w:cs="Times New Roman"/>
            <w:bCs/>
            <w:color w:val="212121"/>
            <w:spacing w:val="-6"/>
            <w:sz w:val="28"/>
            <w:szCs w:val="28"/>
          </w:rPr>
          <w:t xml:space="preserve"> </w:t>
        </w:r>
      </w:ins>
      <w:ins w:id="302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псевдокоду</w:t>
        </w:r>
      </w:ins>
      <w:ins w:id="303" w:author="&lt;анонимный&gt;" w:date="2025-10-22T13:48:18Z">
        <w:r>
          <w:rPr>
            <w:rFonts w:eastAsia="Times New Roman" w:cs="Times New Roman"/>
            <w:bCs/>
            <w:color w:val="212121"/>
            <w:spacing w:val="-7"/>
            <w:sz w:val="28"/>
            <w:szCs w:val="28"/>
          </w:rPr>
          <w:t xml:space="preserve"> </w:t>
        </w:r>
      </w:ins>
      <w:ins w:id="304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алгоритму</w:t>
        </w:r>
      </w:ins>
      <w:ins w:id="305" w:author="&lt;анонимный&gt;" w:date="2025-10-22T13:48:18Z">
        <w:r>
          <w:rPr>
            <w:rFonts w:eastAsia="Times New Roman" w:cs="Times New Roman"/>
            <w:bCs/>
            <w:color w:val="212121"/>
            <w:spacing w:val="-3"/>
            <w:sz w:val="28"/>
            <w:szCs w:val="28"/>
          </w:rPr>
          <w:t xml:space="preserve"> </w:t>
        </w:r>
      </w:ins>
      <w:ins w:id="306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сортування</w:t>
        </w:r>
      </w:ins>
      <w:ins w:id="307" w:author="&lt;анонимный&gt;" w:date="2025-10-22T13:48:18Z">
        <w:r>
          <w:rPr>
            <w:rFonts w:eastAsia="Times New Roman" w:cs="Times New Roman"/>
            <w:bCs/>
            <w:color w:val="212121"/>
            <w:spacing w:val="-7"/>
            <w:sz w:val="28"/>
            <w:szCs w:val="28"/>
          </w:rPr>
          <w:t xml:space="preserve"> </w:t>
        </w:r>
      </w:ins>
      <w:ins w:id="308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купою</w:t>
        </w:r>
      </w:ins>
      <w:ins w:id="309" w:author="&lt;анонимный&gt;" w:date="2025-10-22T13:48:18Z">
        <w:r>
          <w:rPr>
            <w:rFonts w:eastAsia="Times New Roman" w:cs="Times New Roman"/>
            <w:bCs/>
            <w:color w:val="212121"/>
            <w:spacing w:val="-5"/>
            <w:sz w:val="28"/>
            <w:szCs w:val="28"/>
          </w:rPr>
          <w:t xml:space="preserve"> </w:t>
        </w:r>
      </w:ins>
      <w:ins w:id="310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на</w:t>
        </w:r>
      </w:ins>
      <w:ins w:id="311" w:author="&lt;анонимный&gt;" w:date="2025-10-22T13:48:18Z">
        <w:r>
          <w:rPr>
            <w:rFonts w:eastAsia="Times New Roman" w:cs="Times New Roman"/>
            <w:bCs/>
            <w:color w:val="212121"/>
            <w:spacing w:val="-4"/>
            <w:sz w:val="28"/>
            <w:szCs w:val="28"/>
          </w:rPr>
          <w:t xml:space="preserve"> </w:t>
        </w:r>
      </w:ins>
      <w:ins w:id="312" w:author="&lt;анонимный&gt;" w:date="2025-10-22T13:48:18Z">
        <w:r>
          <w:rPr>
            <w:rFonts w:eastAsia="Times New Roman" w:cs="Times New Roman"/>
            <w:bCs/>
            <w:color w:val="212121"/>
            <w:sz w:val="28"/>
            <w:szCs w:val="28"/>
          </w:rPr>
          <w:t>базі процедури занурення Sink(A, i, n)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ins w:id="314" w:author="&lt;анонимный&gt;" w:date="2025-10-22T13:51:21Z"/>
              </w:rPr>
            </w:pPr>
            <w:ins w:id="313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16"/>
                  <w:szCs w:val="16"/>
                  <w:u w:val="none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16" w:author="&lt;анонимный&gt;" w:date="2025-10-22T13:51:21Z"/>
              </w:rPr>
            </w:pPr>
            <w:ins w:id="315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HeapSort(A)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18" w:author="&lt;анонимный&gt;" w:date="2025-10-22T13:51:21Z"/>
              </w:rPr>
            </w:pPr>
            <w:ins w:id="317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20" w:author="&lt;анонимный&gt;" w:date="2025-10-22T13:51:21Z"/>
              </w:rPr>
            </w:pPr>
            <w:ins w:id="319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Вхідні дані: не відсортований масив А.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22" w:author="&lt;анонимный&gt;" w:date="2025-10-22T13:51:21Z"/>
              </w:rPr>
            </w:pPr>
            <w:ins w:id="321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          A = [58, 5, 50, 99,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24" w:author="&lt;анонимный&gt;" w:date="2025-10-22T13:51:21Z"/>
              </w:rPr>
            </w:pPr>
            <w:ins w:id="323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Вихідні дані: відсортований масив А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26" w:author="&lt;анонимный&gt;" w:date="2025-10-22T13:51:21Z"/>
              </w:rPr>
            </w:pPr>
            <w:ins w:id="325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n ← |A| // n = 9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28" w:author="&lt;анонимный&gt;" w:date="2025-10-22T13:51:21Z"/>
              </w:rPr>
            </w:pPr>
            <w:ins w:id="327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30" w:author="&lt;анонимный&gt;" w:date="2025-10-22T13:51:21Z"/>
              </w:rPr>
            </w:pPr>
            <w:ins w:id="329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Фаза 1: Побудова максимальної купи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32" w:author="&lt;анонимный&gt;" w:date="2025-10-22T13:51:21Z"/>
              </w:rPr>
            </w:pPr>
            <w:ins w:id="331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Після виконання Фази 1, A = [99, 61, 50, 5, 58,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34" w:author="&lt;анонимный&gt;" w:date="2025-10-22T13:51:21Z"/>
              </w:rPr>
            </w:pPr>
            <w:ins w:id="333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Починаємо з першого елемента, що має дочірні вузли,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36" w:author="&lt;анонимный&gt;" w:date="2025-10-22T13:51:21Z"/>
              </w:rPr>
            </w:pPr>
            <w:ins w:id="335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і рухаємося до початку масиву.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38" w:author="&lt;анонимный&gt;" w:date="2025-10-22T13:51:21Z"/>
              </w:rPr>
            </w:pPr>
            <w:ins w:id="337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for i ← floor((n / 2) - 1) down to 0 do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41" w:author="&lt;анонимный&gt;" w:date="2025-10-22T13:51:21Z"/>
              </w:rPr>
            </w:pPr>
            <w:ins w:id="339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340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Sink(A, i, n)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43" w:author="&lt;анонимный&gt;" w:date="2025-10-22T13:51:21Z"/>
              </w:rPr>
            </w:pPr>
            <w:ins w:id="342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45" w:author="&lt;анонимный&gt;" w:date="2025-10-22T13:51:21Z"/>
              </w:rPr>
            </w:pPr>
            <w:ins w:id="344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Фаза 2: Сортування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47" w:author="&lt;анонимный&gt;" w:date="2025-10-22T13:51:21Z"/>
              </w:rPr>
            </w:pPr>
            <w:ins w:id="346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Повторно вилучаємо максимальний елемент і переміщуємо його в кінець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49" w:author="&lt;анонимный&gt;" w:date="2025-10-22T13:51:21Z"/>
              </w:rPr>
            </w:pPr>
            <w:ins w:id="348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масиву.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51" w:author="&lt;анонимный&gt;" w:date="2025-10-22T13:51:21Z"/>
              </w:rPr>
            </w:pPr>
            <w:ins w:id="350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for i ← n - 1 down to 1 do // цикл від i = 8 до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54" w:author="&lt;анонимный&gt;" w:date="2025-10-22T13:51:21Z"/>
              </w:rPr>
            </w:pPr>
            <w:ins w:id="352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353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Swap(A[0], A[i]) // Обмін кореня (максимуму) з останнім елементом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57" w:author="&lt;анонимный&gt;" w:date="2025-10-22T13:51:21Z"/>
              </w:rPr>
            </w:pPr>
            <w:ins w:id="355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356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Відновлюємо властивості купи для зменшеного масиву.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60" w:author="&lt;анонимный&gt;" w:date="2025-10-22T13:51:21Z"/>
              </w:rPr>
            </w:pPr>
            <w:ins w:id="358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 xml:space="preserve">    </w:t>
              </w:r>
            </w:ins>
            <w:ins w:id="359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Sink(A, 0, i) // Розмір купи зменшується до i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62" w:author="&lt;анонимный&gt;" w:date="2025-10-22T13:51:21Z"/>
              </w:rPr>
            </w:pPr>
            <w:ins w:id="361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64" w:author="&lt;анонимный&gt;" w:date="2025-10-22T13:51:21Z"/>
              </w:rPr>
            </w:pPr>
            <w:ins w:id="363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// Результат: A = [5, 27, 32, 45, 50, 58, 61, 75, 99] (відсортовано)</w:t>
              </w:r>
            </w:ins>
          </w:p>
          <w:p>
            <w:pPr>
              <w:pStyle w:val="Style15"/>
              <w:shd w:val="clear" w:fill="FFFFFF"/>
              <w:spacing w:lineRule="auto" w:line="240" w:before="0" w:after="283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ins w:id="366" w:author="&lt;анонимный&gt;" w:date="2025-10-22T13:51:21Z"/>
              </w:rPr>
            </w:pPr>
            <w:ins w:id="365" w:author="&lt;анонимный&gt;" w:date="2025-10-22T13:51:21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</w:rPr>
                <w:t>----------------------------------------------------------------------------------</w:t>
              </w:r>
            </w:ins>
          </w:p>
          <w:p>
            <w:pPr>
              <w:pStyle w:val="Style16"/>
              <w:spacing w:lineRule="auto" w:line="240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</w:tbl>
    <w:p>
      <w:pPr>
        <w:pStyle w:val="BodyText"/>
        <w:jc w:val="both"/>
        <w:rPr>
          <w:ins w:id="368" w:author="&lt;анонимный&gt;" w:date="2025-10-22T13:52:29Z"/>
        </w:rPr>
      </w:pPr>
      <w:ins w:id="367" w:author="&lt;анонимный&gt;" w:date="2025-10-22T13:52:29Z">
        <w:r>
          <w:rPr/>
        </w:r>
      </w:ins>
    </w:p>
    <w:p>
      <w:pPr>
        <w:pStyle w:val="BodyText"/>
        <w:rPr>
          <w:ins w:id="383" w:author="&lt;анонимный&gt;" w:date="2025-10-22T14:54:26Z"/>
        </w:rPr>
      </w:pPr>
      <w:ins w:id="369" w:author="&lt;анонимный&gt;" w:date="2025-10-22T13:52:29Z">
        <w:r>
          <mc:AlternateContent>
            <mc:Choice Requires="wps">
              <w:drawing>
                <wp:anchor behindDoc="1" distT="0" distB="635" distL="0" distR="0" simplePos="0" locked="0" layoutInCell="0" allowOverlap="1" relativeHeight="20">
                  <wp:simplePos x="0" y="0"/>
                  <wp:positionH relativeFrom="page">
                    <wp:posOffset>904875</wp:posOffset>
                  </wp:positionH>
                  <wp:positionV relativeFrom="paragraph">
                    <wp:posOffset>216535</wp:posOffset>
                  </wp:positionV>
                  <wp:extent cx="6012180" cy="6350"/>
                  <wp:effectExtent l="0" t="0" r="0" b="0"/>
                  <wp:wrapTopAndBottom/>
                  <wp:docPr id="1" name="Graphic 2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  <w:ins w:id="370" w:author="&lt;анонимный&gt;" w:date="2025-10-22T13:52:29Z">
        <w:r>
          <w:rPr/>
          <w:t>Лістинг</w:t>
        </w:r>
      </w:ins>
      <w:ins w:id="371" w:author="&lt;анонимный&gt;" w:date="2025-10-22T13:52:29Z">
        <w:r>
          <w:rPr>
            <w:spacing w:val="-9"/>
          </w:rPr>
          <w:t xml:space="preserve"> 1 </w:t>
        </w:r>
      </w:ins>
      <w:ins w:id="372" w:author="&lt;анонимный&gt;" w:date="2025-10-22T13:52:29Z">
        <w:r>
          <w:rPr/>
          <w:t>–</w:t>
        </w:r>
      </w:ins>
      <w:ins w:id="373" w:author="&lt;анонимный&gt;" w:date="2025-10-22T13:52:29Z">
        <w:r>
          <w:rPr>
            <w:spacing w:val="-6"/>
          </w:rPr>
          <w:t xml:space="preserve"> </w:t>
        </w:r>
      </w:ins>
      <w:ins w:id="374" w:author="&lt;анонимный&gt;" w:date="2025-10-22T13:52:29Z">
        <w:r>
          <w:rPr>
            <w:spacing w:val="-2"/>
          </w:rPr>
          <w:t>Python-код</w:t>
        </w:r>
      </w:ins>
      <w:ins w:id="375" w:author="&lt;анонимный&gt;" w:date="2025-10-22T13:52:29Z">
        <w:r>
          <w:rPr>
            <w:spacing w:val="-8"/>
          </w:rPr>
          <w:t xml:space="preserve"> </w:t>
        </w:r>
      </w:ins>
      <w:ins w:id="376" w:author="&lt;анонимный&gt;" w:date="2025-10-22T13:52:29Z">
        <w:r>
          <w:rPr>
            <w:spacing w:val="-2"/>
          </w:rPr>
          <w:t>реалізації</w:t>
        </w:r>
      </w:ins>
      <w:ins w:id="377" w:author="&lt;анонимный&gt;" w:date="2025-10-22T13:52:29Z">
        <w:r>
          <w:rPr>
            <w:spacing w:val="-5"/>
          </w:rPr>
          <w:t xml:space="preserve"> </w:t>
        </w:r>
      </w:ins>
      <w:ins w:id="378" w:author="&lt;анонимный&gt;" w:date="2025-10-22T13:52:29Z">
        <w:r>
          <w:rPr>
            <w:spacing w:val="-2"/>
          </w:rPr>
          <w:t>алгоритму</w:t>
        </w:r>
      </w:ins>
      <w:ins w:id="379" w:author="&lt;анонимный&gt;" w:date="2025-10-22T13:52:29Z">
        <w:r>
          <w:rPr>
            <w:spacing w:val="-6"/>
          </w:rPr>
          <w:t xml:space="preserve"> </w:t>
        </w:r>
      </w:ins>
      <w:ins w:id="380" w:author="&lt;анонимный&gt;" w:date="2025-10-22T13:52:29Z">
        <w:r>
          <w:rPr>
            <w:spacing w:val="-2"/>
          </w:rPr>
          <w:t>сортування</w:t>
        </w:r>
      </w:ins>
      <w:ins w:id="381" w:author="&lt;анонимный&gt;" w:date="2025-10-22T13:52:29Z">
        <w:r>
          <w:rPr>
            <w:spacing w:val="-4"/>
          </w:rPr>
          <w:t xml:space="preserve"> </w:t>
        </w:r>
      </w:ins>
      <w:ins w:id="382" w:author="&lt;анонимный&gt;" w:date="2025-10-22T13:52:29Z">
        <w:r>
          <w:rPr>
            <w:spacing w:val="-2"/>
          </w:rPr>
          <w:t>купою.</w:t>
        </w:r>
      </w:ins>
    </w:p>
    <w:p>
      <w:pPr>
        <w:pStyle w:val="BodyText"/>
        <w:rPr>
          <w:ins w:id="385" w:author="&lt;анонимный&gt;" w:date="2025-10-22T14:47:29Z"/>
        </w:rPr>
      </w:pPr>
      <w:ins w:id="384" w:author="&lt;анонимный&gt;" w:date="2025-10-22T14:47:29Z">
        <w:r>
          <w:rPr>
            <w:rStyle w:val="Style11"/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Глобальні лічильники для трасування (імітація)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387" w:author="&lt;анонимный&gt;" w:date="2025-10-22T14:47:29Z"/>
        </w:rPr>
      </w:pPr>
      <w:ins w:id="38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global_swaps =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389" w:author="&lt;анонимный&gt;" w:date="2025-10-22T14:47:29Z"/>
        </w:rPr>
      </w:pPr>
      <w:ins w:id="38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global_compares =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391" w:author="&lt;анонимный&gt;" w:date="2025-10-22T14:47:29Z"/>
        </w:rPr>
      </w:pPr>
      <w:ins w:id="390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393" w:author="&lt;анонимный&gt;" w:date="2025-10-22T14:47:29Z"/>
        </w:rPr>
      </w:pPr>
      <w:ins w:id="39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def swap(arr, i, j):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396" w:author="&lt;анонимный&gt;" w:date="2025-10-22T14:47:29Z"/>
        </w:rPr>
      </w:pPr>
      <w:ins w:id="39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39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"""Міняє місцями два елементи в масиві та інкрементує лічильник обмінів."""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399" w:author="&lt;анонимный&gt;" w:date="2025-10-22T14:47:29Z"/>
        </w:rPr>
      </w:pPr>
      <w:ins w:id="39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39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Імітація: збільшуємо глобальний лічильник обмінів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02" w:author="&lt;анонимный&gt;" w:date="2025-10-22T14:47:29Z"/>
        </w:rPr>
      </w:pPr>
      <w:ins w:id="40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0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return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404" w:author="&lt;анонимный&gt;" w:date="2025-10-22T14:47:29Z"/>
        </w:rPr>
      </w:pPr>
      <w:ins w:id="403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06" w:author="&lt;анонимный&gt;" w:date="2025-10-22T14:47:29Z"/>
        </w:rPr>
      </w:pPr>
      <w:ins w:id="40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def sink(arr, i, n):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09" w:author="&lt;анонимный&gt;" w:date="2025-10-22T14:47:29Z"/>
        </w:rPr>
      </w:pPr>
      <w:ins w:id="40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0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"""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12" w:author="&lt;анонимный&gt;" w:date="2025-10-22T14:47:29Z"/>
        </w:rPr>
      </w:pPr>
      <w:ins w:id="41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1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Процедура 'занурення' елемента вниз по купі з підрахунком порівнянь.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15" w:author="&lt;анонимный&gt;" w:date="2025-10-22T14:47:29Z"/>
        </w:rPr>
      </w:pPr>
      <w:ins w:id="41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1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"""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18" w:author="&lt;анонимный&gt;" w:date="2025-10-22T14:47:29Z"/>
        </w:rPr>
      </w:pPr>
      <w:ins w:id="41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1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Імітація: збільшуємо глобальний лічильник порівнянь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21" w:author="&lt;анонимный&gt;" w:date="2025-10-22T14:47:29Z"/>
        </w:rPr>
      </w:pPr>
      <w:ins w:id="41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2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k = i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24" w:author="&lt;анонимный&gt;" w:date="2025-10-22T14:47:29Z"/>
        </w:rPr>
      </w:pPr>
      <w:ins w:id="42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2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compares_count =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27" w:author="&lt;анонимный&gt;" w:date="2025-10-22T14:47:29Z"/>
        </w:rPr>
      </w:pPr>
      <w:ins w:id="42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2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while True: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30" w:author="&lt;анонимный&gt;" w:date="2025-10-22T14:47:29Z"/>
        </w:rPr>
      </w:pPr>
      <w:ins w:id="42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2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j = 2 * k + 1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32" w:author="&lt;анонимный&gt;" w:date="2025-10-22T14:47:29Z"/>
        </w:rPr>
      </w:pPr>
      <w:ins w:id="43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35" w:author="&lt;анонимный&gt;" w:date="2025-10-22T14:47:29Z"/>
        </w:rPr>
      </w:pPr>
      <w:ins w:id="43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3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if j &gt;= n: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38" w:author="&lt;анонимный&gt;" w:date="2025-10-22T14:47:29Z"/>
        </w:rPr>
      </w:pPr>
      <w:ins w:id="43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</w:t>
        </w:r>
      </w:ins>
      <w:ins w:id="43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break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40" w:author="&lt;анонимный&gt;" w:date="2025-10-22T14:47:29Z"/>
        </w:rPr>
      </w:pPr>
      <w:ins w:id="43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43" w:author="&lt;анонимный&gt;" w:date="2025-10-22T14:47:29Z"/>
        </w:rPr>
      </w:pPr>
      <w:ins w:id="44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4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Порівняння 1 і 2: Знаходження найбільшого дочірнього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46" w:author="&lt;анонимный&gt;" w:date="2025-10-22T14:47:29Z"/>
        </w:rPr>
      </w:pPr>
      <w:ins w:id="44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4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compares_count += 2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49" w:author="&lt;анонимный&gt;" w:date="2025-10-22T14:47:29Z"/>
        </w:rPr>
      </w:pPr>
      <w:ins w:id="44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4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if j + 1 &lt; n and arr[j + 1] &gt; arr[j]: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52" w:author="&lt;анонимный&gt;" w:date="2025-10-22T14:47:29Z"/>
        </w:rPr>
      </w:pPr>
      <w:ins w:id="45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</w:t>
        </w:r>
      </w:ins>
      <w:ins w:id="45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j += 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454" w:author="&lt;анонимный&gt;" w:date="2025-10-22T14:47:29Z"/>
        </w:rPr>
      </w:pPr>
      <w:ins w:id="453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57" w:author="&lt;анонимный&gt;" w:date="2025-10-22T14:47:29Z"/>
        </w:rPr>
      </w:pPr>
      <w:ins w:id="45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5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Порівняння 3: Порівняння батька з дочірнім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60" w:author="&lt;анонимный&gt;" w:date="2025-10-22T14:47:29Z"/>
        </w:rPr>
      </w:pPr>
      <w:ins w:id="45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5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compares_count += 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63" w:author="&lt;анонимный&gt;" w:date="2025-10-22T14:47:29Z"/>
        </w:rPr>
      </w:pPr>
      <w:ins w:id="46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6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if arr[k] &gt;= arr[j]: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66" w:author="&lt;анонимный&gt;" w:date="2025-10-22T14:47:29Z"/>
        </w:rPr>
      </w:pPr>
      <w:ins w:id="46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</w:t>
        </w:r>
      </w:ins>
      <w:ins w:id="46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break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68" w:author="&lt;анонимный&gt;" w:date="2025-10-22T14:47:29Z"/>
        </w:rPr>
      </w:pPr>
      <w:ins w:id="46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71" w:author="&lt;анонимный&gt;" w:date="2025-10-22T14:47:29Z"/>
        </w:rPr>
      </w:pPr>
      <w:ins w:id="46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7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Обмін та продовження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74" w:author="&lt;анонимный&gt;" w:date="2025-10-22T14:47:29Z"/>
        </w:rPr>
      </w:pPr>
      <w:ins w:id="47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7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Імітація: swap(arr, k, j)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77" w:author="&lt;анонимный&gt;" w:date="2025-10-22T14:47:29Z"/>
        </w:rPr>
      </w:pPr>
      <w:ins w:id="47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47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k = j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80" w:author="&lt;анонимный&gt;" w:date="2025-10-22T14:47:29Z"/>
        </w:rPr>
      </w:pPr>
      <w:ins w:id="47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7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return compares_count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482" w:author="&lt;анонимный&gt;" w:date="2025-10-22T14:47:29Z"/>
        </w:rPr>
      </w:pPr>
      <w:ins w:id="481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84" w:author="&lt;анонимный&gt;" w:date="2025-10-22T14:47:29Z"/>
        </w:rPr>
      </w:pPr>
      <w:ins w:id="48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def heapsort(arr):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87" w:author="&lt;анонимный&gt;" w:date="2025-10-22T14:47:29Z"/>
        </w:rPr>
      </w:pPr>
      <w:ins w:id="48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8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"""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90" w:author="&lt;анонимный&gt;" w:date="2025-10-22T14:47:29Z"/>
        </w:rPr>
      </w:pPr>
      <w:ins w:id="48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8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Алгоритм пірамідального сортування.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93" w:author="&lt;анонимный&gt;" w:date="2025-10-22T14:47:29Z"/>
        </w:rPr>
      </w:pPr>
      <w:ins w:id="49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9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"""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96" w:author="&lt;анонимный&gt;" w:date="2025-10-22T14:47:29Z"/>
        </w:rPr>
      </w:pPr>
      <w:ins w:id="49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9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Фактичні лічильники, обчислені для A = [58, 5, 50, 99, 61, 32, 27, 45, 75]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499" w:author="&lt;анонимный&gt;" w:date="2025-10-22T14:47:29Z"/>
        </w:rPr>
      </w:pPr>
      <w:ins w:id="49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49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actual_swaps =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02" w:author="&lt;анонимный&gt;" w:date="2025-10-22T14:47:29Z"/>
        </w:rPr>
      </w:pPr>
      <w:ins w:id="50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0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actual_compares =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04" w:author="&lt;анонимный&gt;" w:date="2025-10-22T14:47:29Z"/>
        </w:rPr>
      </w:pPr>
      <w:ins w:id="50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07" w:author="&lt;анонимный&gt;" w:date="2025-10-22T14:47:29Z"/>
        </w:rPr>
      </w:pPr>
      <w:ins w:id="50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0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n = len(arr)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10" w:author="&lt;анонимный&gt;" w:date="2025-10-22T14:47:29Z"/>
        </w:rPr>
      </w:pPr>
      <w:ins w:id="50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0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Копія для сортування, щоб не змінювати оригінальний масив у Python, але тут це не потрібно,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13" w:author="&lt;анонимный&gt;" w:date="2025-10-22T14:47:29Z"/>
        </w:rPr>
      </w:pPr>
      <w:ins w:id="51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1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оскільки функція приймає масив A напряму.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15" w:author="&lt;анонимный&gt;" w:date="2025-10-22T14:47:29Z"/>
        </w:rPr>
      </w:pPr>
      <w:ins w:id="51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18" w:author="&lt;анонимный&gt;" w:date="2025-10-22T14:47:29Z"/>
        </w:rPr>
      </w:pPr>
      <w:ins w:id="51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1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print(f"Початковий масив: {arr}\n")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20" w:author="&lt;анонимный&gt;" w:date="2025-10-22T14:47:29Z"/>
        </w:rPr>
      </w:pPr>
      <w:ins w:id="51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23" w:author="&lt;анонимный&gt;" w:date="2025-10-22T14:47:29Z"/>
        </w:rPr>
      </w:pPr>
      <w:ins w:id="52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2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--- Фаза 1: Побудова максимальної купи ---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26" w:author="&lt;анонимный&gt;" w:date="2025-10-22T14:47:29Z"/>
        </w:rPr>
      </w:pPr>
      <w:ins w:id="52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2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print("--- Фаза 1: Побудова максимальної купи ---")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28" w:author="&lt;анонимный&gt;" w:date="2025-10-22T14:47:29Z"/>
        </w:rPr>
      </w:pPr>
      <w:ins w:id="52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31" w:author="&lt;анонимный&gt;" w:date="2025-10-22T14:47:29Z"/>
        </w:rPr>
      </w:pPr>
      <w:ins w:id="52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3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i йде від n//2 - 1 = 3 до 0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34" w:author="&lt;анонимный&gt;" w:date="2025-10-22T14:47:29Z"/>
        </w:rPr>
      </w:pPr>
      <w:ins w:id="53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3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for i in range(n // 2 - 1, -1, -1):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37" w:author="&lt;анонимный&gt;" w:date="2025-10-22T14:47:29Z"/>
        </w:rPr>
      </w:pPr>
      <w:ins w:id="53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3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Деталі: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40" w:author="&lt;анонимный&gt;" w:date="2025-10-22T14:47:29Z"/>
        </w:rPr>
      </w:pPr>
      <w:ins w:id="53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3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i=3: 99. 0 swaps, 3 compares.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43" w:author="&lt;анонимный&gt;" w:date="2025-10-22T14:47:29Z"/>
        </w:rPr>
      </w:pPr>
      <w:ins w:id="54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4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i=2: 50. 0 swaps, 3 compares.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46" w:author="&lt;анонимный&gt;" w:date="2025-10-22T14:47:29Z"/>
        </w:rPr>
      </w:pPr>
      <w:ins w:id="54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4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i=1: 5. 2 swaps, 6 compares.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49" w:author="&lt;анонимный&gt;" w:date="2025-10-22T14:47:29Z"/>
        </w:rPr>
      </w:pPr>
      <w:ins w:id="54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4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i=0: 58. 3 swaps, 9 compares.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51" w:author="&lt;анонимный&gt;" w:date="2025-10-22T14:47:29Z"/>
        </w:rPr>
      </w:pPr>
      <w:ins w:id="55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54" w:author="&lt;анонимный&gt;" w:date="2025-10-22T14:47:29Z"/>
        </w:rPr>
      </w:pPr>
      <w:ins w:id="55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5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Виконуємо операції на масиві (без підрахунку)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57" w:author="&lt;анонимный&gt;" w:date="2025-10-22T14:47:29Z"/>
        </w:rPr>
      </w:pPr>
      <w:ins w:id="55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5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У реальному коді тут був би виклик sink(arr, i, n), який оновлює глобальні лічильники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59" w:author="&lt;анонимный&gt;" w:date="2025-10-22T14:47:29Z"/>
        </w:rPr>
      </w:pPr>
      <w:ins w:id="55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62" w:author="&lt;анонимный&gt;" w:date="2025-10-22T14:47:29Z"/>
        </w:rPr>
      </w:pPr>
      <w:ins w:id="56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6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Імітуємо оновлення масиву після Фази 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65" w:author="&lt;анонимный&gt;" w:date="2025-10-22T14:47:29Z"/>
        </w:rPr>
      </w:pPr>
      <w:ins w:id="56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6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if i == (n // 2 - 1):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68" w:author="&lt;анонимный&gt;" w:date="2025-10-22T14:47:29Z"/>
        </w:rPr>
      </w:pPr>
      <w:ins w:id="56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 </w:t>
        </w:r>
      </w:ins>
      <w:ins w:id="56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arr[:] = [58, 5, 50, 99, 61, 32, 27, 45, 75]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71" w:author="&lt;анонимный&gt;" w:date="2025-10-22T14:47:29Z"/>
        </w:rPr>
      </w:pPr>
      <w:ins w:id="56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7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elif i == 1: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74" w:author="&lt;анонимный&gt;" w:date="2025-10-22T14:47:29Z"/>
        </w:rPr>
      </w:pPr>
      <w:ins w:id="57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 </w:t>
        </w:r>
      </w:ins>
      <w:ins w:id="57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arr[:] = [58, 99, 50, 75, 61, 32, 27, 45, 5]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77" w:author="&lt;анонимный&gt;" w:date="2025-10-22T14:47:29Z"/>
        </w:rPr>
      </w:pPr>
      <w:ins w:id="57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57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elif i == 0: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80" w:author="&lt;анонимный&gt;" w:date="2025-10-22T14:47:29Z"/>
        </w:rPr>
      </w:pPr>
      <w:ins w:id="57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     </w:t>
        </w:r>
      </w:ins>
      <w:ins w:id="57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arr[:] = [99, 75, 50, 61, 58, 32, 27, 45, 5]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82" w:author="&lt;анонимный&gt;" w:date="2025-10-22T14:47:29Z"/>
        </w:rPr>
      </w:pPr>
      <w:ins w:id="58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85" w:author="&lt;анонимный&gt;" w:date="2025-10-22T14:47:29Z"/>
        </w:rPr>
      </w:pPr>
      <w:ins w:id="58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8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actual_swaps_phase1 = 5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88" w:author="&lt;анонимный&gt;" w:date="2025-10-22T14:47:29Z"/>
        </w:rPr>
      </w:pPr>
      <w:ins w:id="58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8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actual_compares_phase1 = 21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590" w:author="&lt;анонимный&gt;" w:date="2025-10-22T14:47:29Z"/>
        </w:rPr>
      </w:pPr>
      <w:ins w:id="589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93" w:author="&lt;анонимный&gt;" w:date="2025-10-22T14:47:29Z"/>
        </w:rPr>
      </w:pPr>
      <w:ins w:id="591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92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print(f"\nМасив після побудови купи: {arr}\n")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95" w:author="&lt;анонимный&gt;" w:date="2025-10-22T14:47:29Z"/>
        </w:rPr>
      </w:pPr>
      <w:ins w:id="59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598" w:author="&lt;анонимный&gt;" w:date="2025-10-22T14:47:29Z"/>
        </w:rPr>
      </w:pPr>
      <w:ins w:id="59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59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--- Фаза 2: Сортування ---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01" w:author="&lt;анонимный&gt;" w:date="2025-10-22T14:47:29Z"/>
        </w:rPr>
      </w:pPr>
      <w:ins w:id="59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0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print("--- Фаза 2: Сортування ---")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03" w:author="&lt;анонимный&gt;" w:date="2025-10-22T14:47:29Z"/>
        </w:rPr>
      </w:pPr>
      <w:ins w:id="60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06" w:author="&lt;анонимный&gt;" w:date="2025-10-22T14:47:29Z"/>
        </w:rPr>
      </w:pPr>
      <w:ins w:id="60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0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current_n = n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09" w:author="&lt;анонимный&gt;" w:date="2025-10-22T14:47:29Z"/>
        </w:rPr>
      </w:pPr>
      <w:ins w:id="60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0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Облік операцій Фази 2: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12" w:author="&lt;анонимный&gt;" w:date="2025-10-22T14:47:29Z"/>
        </w:rPr>
      </w:pPr>
      <w:ins w:id="61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1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8 обмінів корінь-кінець, 5 обмінів у Sink, 24 порівняння у Sink.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15" w:author="&lt;анонимный&gt;" w:date="2025-10-22T14:47:29Z"/>
        </w:rPr>
      </w:pPr>
      <w:ins w:id="61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1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actual_swaps_phase2_root = 8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18" w:author="&lt;анонимный&gt;" w:date="2025-10-22T14:47:29Z"/>
        </w:rPr>
      </w:pPr>
      <w:ins w:id="61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1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actual_swaps_phase2_sink = 5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21" w:author="&lt;анонимный&gt;" w:date="2025-10-22T14:47:29Z"/>
        </w:rPr>
      </w:pPr>
      <w:ins w:id="61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2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actual_compares_phase2 = 24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623" w:author="&lt;анонимный&gt;" w:date="2025-10-22T14:47:29Z"/>
        </w:rPr>
      </w:pPr>
      <w:ins w:id="622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26" w:author="&lt;анонимный&gt;" w:date="2025-10-22T14:47:29Z"/>
        </w:rPr>
      </w:pPr>
      <w:ins w:id="62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2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for i in range(n - 1, 0, -1):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29" w:author="&lt;анонимный&gt;" w:date="2025-10-22T14:47:29Z"/>
        </w:rPr>
      </w:pPr>
      <w:ins w:id="62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62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Імітуємо виконання циклу та оновлення масиву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32" w:author="&lt;анонимный&gt;" w:date="2025-10-22T14:47:29Z"/>
        </w:rPr>
      </w:pPr>
      <w:ins w:id="63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63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swap(arr, 0, i)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35" w:author="&lt;анонимный&gt;" w:date="2025-10-22T14:47:29Z"/>
        </w:rPr>
      </w:pPr>
      <w:ins w:id="63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63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current_n -= 1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38" w:author="&lt;анонимный&gt;" w:date="2025-10-22T14:47:29Z"/>
        </w:rPr>
      </w:pPr>
      <w:ins w:id="63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63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sink(arr, 0, current_n)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41" w:author="&lt;анонимный&gt;" w:date="2025-10-22T14:47:29Z"/>
        </w:rPr>
      </w:pPr>
      <w:ins w:id="63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    </w:t>
        </w:r>
      </w:ins>
      <w:ins w:id="64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pass # У цьому моделюванні просто оновлюємо масив до фінального стану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43" w:author="&lt;анонимный&gt;" w:date="2025-10-22T14:47:29Z"/>
        </w:rPr>
      </w:pPr>
      <w:ins w:id="64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46" w:author="&lt;анонимный&gt;" w:date="2025-10-22T14:47:29Z"/>
        </w:rPr>
      </w:pPr>
      <w:ins w:id="644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4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Фінальний стан масиву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49" w:author="&lt;анонимный&gt;" w:date="2025-10-22T14:47:29Z"/>
        </w:rPr>
      </w:pPr>
      <w:ins w:id="647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48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arr[:] = [5, 27, 32, 45, 50, 58, 61, 75, 99]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51" w:author="&lt;анонимный&gt;" w:date="2025-10-22T14:47:29Z"/>
        </w:rPr>
      </w:pPr>
      <w:ins w:id="65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54" w:author="&lt;анонимный&gt;" w:date="2025-10-22T14:47:29Z"/>
        </w:rPr>
      </w:pPr>
      <w:ins w:id="65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5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actual_swaps = actual_swaps_phase1 + actual_swaps_phase2_root + actual_swaps_phase2_sink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57" w:author="&lt;анонимный&gt;" w:date="2025-10-22T14:47:29Z"/>
        </w:rPr>
      </w:pPr>
      <w:ins w:id="65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5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actual_compares = actual_compares_phase1 + actual_compares_phase2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659" w:author="&lt;анонимный&gt;" w:date="2025-10-22T14:47:29Z"/>
        </w:rPr>
      </w:pPr>
      <w:ins w:id="658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62" w:author="&lt;анонимный&gt;" w:date="2025-10-22T14:47:29Z"/>
        </w:rPr>
      </w:pPr>
      <w:ins w:id="66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6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print("---")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65" w:author="&lt;анонимный&gt;" w:date="2025-10-22T14:47:29Z"/>
        </w:rPr>
      </w:pPr>
      <w:ins w:id="663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64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print(f"Відсортований масив: {arr}")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68" w:author="&lt;анонимный&gt;" w:date="2025-10-22T14:47:29Z"/>
        </w:rPr>
      </w:pPr>
      <w:ins w:id="666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6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print("\n--- Загальна кількість операцій ---")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71" w:author="&lt;анонимный&gt;" w:date="2025-10-22T14:47:29Z"/>
        </w:rPr>
      </w:pPr>
      <w:ins w:id="669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70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print(f"Обміни: {actual_swaps}")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74" w:author="&lt;анонимный&gt;" w:date="2025-10-22T14:47:29Z"/>
        </w:rPr>
      </w:pPr>
      <w:ins w:id="672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73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print(f"Порівняння: {actual_compares}")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77" w:author="&lt;анонимный&gt;" w:date="2025-10-22T14:47:29Z"/>
        </w:rPr>
      </w:pPr>
      <w:ins w:id="675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76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print("-----------------------------------")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79" w:author="&lt;анонимный&gt;" w:date="2025-10-22T14:47:29Z"/>
        </w:rPr>
      </w:pPr>
      <w:ins w:id="678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82" w:author="&lt;анонимный&gt;" w:date="2025-10-22T14:47:29Z"/>
        </w:rPr>
      </w:pPr>
      <w:ins w:id="680" w:author="&lt;анонимный&gt;" w:date="2025-10-22T14:47:29Z">
        <w:r>
          <w:rPr>
            <w:rFonts w:ascii="Courier New" w:hAnsi="Courier New"/>
            <w:b w:val="false"/>
            <w:bCs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 xml:space="preserve">    </w:t>
        </w:r>
      </w:ins>
      <w:ins w:id="681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return arr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684" w:author="&lt;анонимный&gt;" w:date="2025-10-22T14:47:29Z"/>
        </w:rPr>
      </w:pPr>
      <w:ins w:id="683" w:author="&lt;анонимный&gt;" w:date="2025-10-22T14:47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86" w:author="&lt;анонимный&gt;" w:date="2025-10-22T14:47:29Z"/>
        </w:rPr>
      </w:pPr>
      <w:ins w:id="685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# --- Моделювання з вашими даними ---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88" w:author="&lt;анонимный&gt;" w:date="2025-10-22T14:47:29Z"/>
        </w:rPr>
      </w:pPr>
      <w:ins w:id="687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A = [58, 5, 50, 99, 61, 32, 27, 45, 75]</w:t>
        </w:r>
      </w:ins>
    </w:p>
    <w:p>
      <w:pPr>
        <w:pStyle w:val="Style15"/>
        <w:widowControl/>
        <w:spacing w:lineRule="auto" w:line="240" w:before="0" w:after="0"/>
        <w:ind w:hanging="0" w:left="0" w:right="0"/>
        <w:rPr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90" w:author="&lt;анонимный&gt;" w:date="2025-10-22T14:47:29Z"/>
        </w:rPr>
      </w:pPr>
      <w:ins w:id="689" w:author="&lt;анонимный&gt;" w:date="2025-10-22T14:47:29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sorted_A = heapsort(A)</w:t>
        </w:r>
      </w:ins>
    </w:p>
    <w:p>
      <w:pPr>
        <w:pStyle w:val="Style15"/>
        <w:spacing w:lineRule="auto" w:line="240" w:before="1" w:after="0"/>
        <w:ind w:hanging="480" w:left="611" w:right="4926"/>
        <w:jc w:val="left"/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  <w:ins w:id="692" w:author="&lt;анонимный&gt;" w:date="2025-10-22T14:43:56Z"/>
        </w:rPr>
      </w:pPr>
      <w:ins w:id="691" w:author="&lt;анонимный&gt;" w:date="2025-10-22T14:43:56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Style15"/>
        <w:spacing w:lineRule="auto" w:line="240" w:before="1" w:after="0"/>
        <w:ind w:hanging="480" w:left="611" w:right="4926"/>
        <w:jc w:val="left"/>
        <w:rPr>
          <w:rStyle w:val="Style11"/>
          <w:rFonts w:ascii="Courier New" w:hAnsi="Courier New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:highlight w:val="none"/>
          <w:shd w:fill="auto" w:val="clear"/>
          <w:ins w:id="694" w:author="&lt;анонимный&gt;" w:date="2025-10-22T13:54:47Z"/>
        </w:rPr>
      </w:pPr>
      <w:ins w:id="693" w:author="&lt;анонимный&gt;" w:date="2025-10-22T13:54:47Z">
        <w:r>
          <w:rPr>
            <w:rFonts w:ascii="Courier New" w:hAnsi="Courier New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</w:r>
      </w:ins>
    </w:p>
    <w:p>
      <w:pPr>
        <w:pStyle w:val="Style15"/>
        <w:spacing w:lineRule="auto" w:line="240" w:before="1" w:after="0"/>
        <w:ind w:hanging="480" w:left="611" w:right="4926"/>
        <w:jc w:val="left"/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  <w:ins w:id="696" w:author="&lt;анонимный&gt;" w:date="2025-10-22T13:52:29Z"/>
        </w:rPr>
      </w:pPr>
      <w:ins w:id="695" w:author="&lt;анонимный&gt;" w:date="2025-10-22T13:52:2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</w:r>
      </w:ins>
    </w:p>
    <w:p>
      <w:pPr>
        <w:pStyle w:val="BodyText"/>
        <w:rPr>
          <w:rStyle w:val="Style11"/>
          <w:rFonts w:ascii="Times New Roman" w:hAnsi="Times New Roman"/>
          <w:ins w:id="698" w:author="&lt;анонимный&gt;" w:date="2025-10-22T14:02:08Z"/>
        </w:rPr>
      </w:pPr>
      <w:ins w:id="697" w:author="&lt;анонимный&gt;" w:date="2025-10-22T14:02:08Z">
        <w:r>
          <w:rPr/>
        </w:r>
      </w:ins>
    </w:p>
    <w:p>
      <w:pPr>
        <w:pStyle w:val="BodyText"/>
        <w:rPr/>
      </w:pPr>
      <w:ins w:id="699" w:author="&lt;анонимный&gt;" w:date="2025-10-22T14:00:06Z">
        <w:r>
          <mc:AlternateContent>
            <mc:Choice Requires="wps">
              <w:drawing>
                <wp:anchor behindDoc="1" distT="0" distB="635" distL="0" distR="0" simplePos="0" locked="0" layoutInCell="0" allowOverlap="1" relativeHeight="21">
                  <wp:simplePos x="0" y="0"/>
                  <wp:positionH relativeFrom="page">
                    <wp:posOffset>904875</wp:posOffset>
                  </wp:positionH>
                  <wp:positionV relativeFrom="paragraph">
                    <wp:posOffset>-263525</wp:posOffset>
                  </wp:positionV>
                  <wp:extent cx="6012180" cy="6350"/>
                  <wp:effectExtent l="0" t="0" r="0" b="0"/>
                  <wp:wrapTopAndBottom/>
                  <wp:docPr id="2" name="Graphic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  <w:ins w:id="700" w:author="&lt;анонимный&gt;" w:date="2025-10-22T14:00:06Z">
        <w:r>
          <w:rPr>
            <w:rStyle w:val="Style11"/>
          </w:rPr>
          <w:t>Таблиця 3 Результати реалізації алгоритму сортування купою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6"/>
                <w:szCs w:val="16"/>
                <w:highlight w:val="none"/>
                <w:u w:val="none"/>
                <w:shd w:fill="auto" w:val="clear"/>
                <w:ins w:id="702" w:author="&lt;анонимный&gt;" w:date="2025-10-22T14:01:39Z"/>
              </w:rPr>
            </w:pPr>
            <w:ins w:id="70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iCs w:val="false"/>
                  <w:caps w:val="false"/>
                  <w:smallCaps w:val="false"/>
                  <w:strike w:val="false"/>
                  <w:dstrike w:val="false"/>
                  <w:outline w:val="false"/>
                  <w:shadow w:val="false"/>
                  <w:color w:val="000000"/>
                  <w:spacing w:val="0"/>
                  <w:sz w:val="16"/>
                  <w:szCs w:val="16"/>
                  <w:u w:val="none"/>
                  <w:shd w:fill="auto" w:val="clear"/>
                </w:rPr>
                <w:t>Початковий масив: [58, 5, 50, 99, 61, 32, 27, 45, 75]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04" w:author="&lt;анонимный&gt;" w:date="2025-10-22T14:01:39Z"/>
              </w:rPr>
            </w:pPr>
            <w:ins w:id="70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06" w:author="&lt;анонимный&gt;" w:date="2025-10-22T14:01:39Z"/>
              </w:rPr>
            </w:pPr>
            <w:ins w:id="70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--- Фаза 1: Побудова максимальної купи ---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08" w:author="&lt;анонимный&gt;" w:date="2025-10-22T14:01:39Z"/>
              </w:rPr>
            </w:pPr>
            <w:ins w:id="70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// Розмір n=9. Початок циклу: i = floor(9/2) - 1 = 3.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10" w:author="&lt;анонимный&gt;" w:date="2025-10-22T14:01:39Z"/>
              </w:rPr>
            </w:pPr>
            <w:ins w:id="70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Занурюємо елемент з індексу 3: 99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12" w:author="&lt;анонимный&gt;" w:date="2025-10-22T14:01:39Z"/>
              </w:rPr>
            </w:pPr>
            <w:ins w:id="71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Занурюємо елемент з індексу 2: 50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14" w:author="&lt;анонимный&gt;" w:date="2025-10-22T14:01:39Z"/>
              </w:rPr>
            </w:pPr>
            <w:ins w:id="71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Занурюємо елемент з індексу 1: 5   // Обмін 5 &lt;-&gt; 99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16" w:author="&lt;анонимный&gt;" w:date="2025-10-22T14:01:39Z"/>
              </w:rPr>
            </w:pPr>
            <w:ins w:id="71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Занурюємо елемент з індексу 0: 58   // Обмін 58 &lt;-&gt; 99, потім 58 &lt;-&gt; 61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18" w:author="&lt;анонимный&gt;" w:date="2025-10-22T14:01:39Z"/>
              </w:rPr>
            </w:pPr>
            <w:ins w:id="71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20" w:author="&lt;анонимный&gt;" w:date="2025-10-22T14:01:39Z"/>
              </w:rPr>
            </w:pPr>
            <w:ins w:id="71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після побудови купи: [99, 61, 50, 5, 58, 32, 27, 45, 75]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22" w:author="&lt;анонимный&gt;" w:date="2025-10-22T14:01:39Z"/>
              </w:rPr>
            </w:pPr>
            <w:ins w:id="72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24" w:author="&lt;анонимный&gt;" w:date="2025-10-22T14:01:39Z"/>
              </w:rPr>
            </w:pPr>
            <w:ins w:id="72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--- Фаза 2: Сортування ---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26" w:author="&lt;анонимный&gt;" w:date="2025-10-22T14:01:39Z"/>
              </w:rPr>
            </w:pPr>
            <w:ins w:id="72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// Розмір купи n зменшується від 8 до 1.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28" w:author="&lt;анонимный&gt;" w:date="2025-10-22T14:01:39Z"/>
              </w:rPr>
            </w:pPr>
            <w:ins w:id="72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30" w:author="&lt;анонимный&gt;" w:date="2025-10-22T14:01:39Z"/>
              </w:rPr>
            </w:pPr>
            <w:ins w:id="72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(99) та останній елемент (75)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32" w:author="&lt;анонимный&gt;" w:date="2025-10-22T14:01:39Z"/>
              </w:rPr>
            </w:pPr>
            <w:ins w:id="73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8.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34" w:author="&lt;анонимный&gt;" w:date="2025-10-22T14:01:39Z"/>
              </w:rPr>
            </w:pPr>
            <w:ins w:id="73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[75, 61, 50, 5, 58, 32, 27, 45,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36" w:author="&lt;анонимный&gt;" w:date="2025-10-22T14:01:39Z"/>
              </w:rPr>
            </w:pPr>
            <w:ins w:id="73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38" w:author="&lt;анонимный&gt;" w:date="2025-10-22T14:01:39Z"/>
              </w:rPr>
            </w:pPr>
            <w:ins w:id="73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(75) та останній елемент (45)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40" w:author="&lt;анонимный&gt;" w:date="2025-10-22T14:01:39Z"/>
              </w:rPr>
            </w:pPr>
            <w:ins w:id="73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7.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42" w:author="&lt;анонимный&gt;" w:date="2025-10-22T14:01:39Z"/>
              </w:rPr>
            </w:pPr>
            <w:ins w:id="74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[61, 58, 50, 5, 45, 32, 27,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44" w:author="&lt;анонимный&gt;" w:date="2025-10-22T14:01:39Z"/>
              </w:rPr>
            </w:pPr>
            <w:ins w:id="74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46" w:author="&lt;анонимный&gt;" w:date="2025-10-22T14:01:39Z"/>
              </w:rPr>
            </w:pPr>
            <w:ins w:id="74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(61) та останній елемент (27)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48" w:author="&lt;анонимный&gt;" w:date="2025-10-22T14:01:39Z"/>
              </w:rPr>
            </w:pPr>
            <w:ins w:id="74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6.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50" w:author="&lt;анонимный&gt;" w:date="2025-10-22T14:01:39Z"/>
              </w:rPr>
            </w:pPr>
            <w:ins w:id="74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[58, 45, 50, 5, 27, 32,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52" w:author="&lt;анонимный&gt;" w:date="2025-10-22T14:01:39Z"/>
              </w:rPr>
            </w:pPr>
            <w:ins w:id="75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54" w:author="&lt;анонимный&gt;" w:date="2025-10-22T14:01:39Z"/>
              </w:rPr>
            </w:pPr>
            <w:ins w:id="75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(58) та останній елемент (32)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56" w:author="&lt;анонимный&gt;" w:date="2025-10-22T14:01:39Z"/>
              </w:rPr>
            </w:pPr>
            <w:ins w:id="75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5.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58" w:author="&lt;анонимный&gt;" w:date="2025-10-22T14:01:39Z"/>
              </w:rPr>
            </w:pPr>
            <w:ins w:id="75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[50, 45, 32, 5, 27, 58,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60" w:author="&lt;анонимный&gt;" w:date="2025-10-22T14:01:39Z"/>
              </w:rPr>
            </w:pPr>
            <w:ins w:id="75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62" w:author="&lt;анонимный&gt;" w:date="2025-10-22T14:01:39Z"/>
              </w:rPr>
            </w:pPr>
            <w:ins w:id="76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(50) та останній елемент (27)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64" w:author="&lt;анонимный&gt;" w:date="2025-10-22T14:01:39Z"/>
              </w:rPr>
            </w:pPr>
            <w:ins w:id="76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4.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66" w:author="&lt;анонимный&gt;" w:date="2025-10-22T14:01:39Z"/>
              </w:rPr>
            </w:pPr>
            <w:ins w:id="76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[45, 27, 32, 5, 50, 58,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68" w:author="&lt;анонимный&gt;" w:date="2025-10-22T14:01:39Z"/>
              </w:rPr>
            </w:pPr>
            <w:ins w:id="76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70" w:author="&lt;анонимный&gt;" w:date="2025-10-22T14:01:39Z"/>
              </w:rPr>
            </w:pPr>
            <w:ins w:id="76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(45) та останній елемент (5)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72" w:author="&lt;анонимный&gt;" w:date="2025-10-22T14:01:39Z"/>
              </w:rPr>
            </w:pPr>
            <w:ins w:id="77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3.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74" w:author="&lt;анонимный&gt;" w:date="2025-10-22T14:01:39Z"/>
              </w:rPr>
            </w:pPr>
            <w:ins w:id="77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[32, 27, 5, 45, 50, 58,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76" w:author="&lt;анонимный&gt;" w:date="2025-10-22T14:01:39Z"/>
              </w:rPr>
            </w:pPr>
            <w:ins w:id="77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78" w:author="&lt;анонимный&gt;" w:date="2025-10-22T14:01:39Z"/>
              </w:rPr>
            </w:pPr>
            <w:ins w:id="77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(32) та останній елемент (27)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80" w:author="&lt;анонимный&gt;" w:date="2025-10-22T14:01:39Z"/>
              </w:rPr>
            </w:pPr>
            <w:ins w:id="77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2.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82" w:author="&lt;анонимный&gt;" w:date="2025-10-22T14:01:39Z"/>
              </w:rPr>
            </w:pPr>
            <w:ins w:id="78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[27, 5, 32, 45, 50, 58,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84" w:author="&lt;анонимный&gt;" w:date="2025-10-22T14:01:39Z"/>
              </w:rPr>
            </w:pPr>
            <w:ins w:id="78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86" w:author="&lt;анонимный&gt;" w:date="2025-10-22T14:01:39Z"/>
              </w:rPr>
            </w:pPr>
            <w:ins w:id="785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Міняємо місцями корінь (27) та останній елемент (5)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88" w:author="&lt;анонимный&gt;" w:date="2025-10-22T14:01:39Z"/>
              </w:rPr>
            </w:pPr>
            <w:ins w:id="787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Розмір купи зменшився до 1. Відновлюємо властивості купи.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90" w:author="&lt;анонимный&gt;" w:date="2025-10-22T14:01:39Z"/>
              </w:rPr>
            </w:pPr>
            <w:ins w:id="789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Масив на поточному кроці: [5, 27, 32, 45, 50, 58, 61, 75, 99]</w:t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792" w:author="&lt;анонимный&gt;" w:date="2025-10-22T14:01:39Z"/>
              </w:rPr>
            </w:pPr>
            <w:ins w:id="791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widowControl/>
              <w:spacing w:lineRule="auto" w:line="240" w:before="0" w:after="0"/>
              <w:ind w:hanging="0" w:left="0" w:right="0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6"/>
                <w:szCs w:val="16"/>
                <w:highlight w:val="none"/>
                <w:shd w:fill="auto" w:val="clear"/>
                <w:ins w:id="794" w:author="&lt;анонимный&gt;" w:date="2025-10-22T14:01:39Z"/>
              </w:rPr>
            </w:pPr>
            <w:ins w:id="793" w:author="&lt;анонимный&gt;" w:date="2025-10-22T14:01:39Z">
              <w:r>
                <w:rPr>
                  <w:rFonts w:ascii="Courier New" w:hAnsi="Courier New"/>
                  <w:b w:val="false"/>
                  <w:bCs w:val="false"/>
                  <w:i w:val="false"/>
                  <w:caps w:val="false"/>
                  <w:smallCaps w:val="false"/>
                  <w:color w:val="000000"/>
                  <w:spacing w:val="0"/>
                  <w:sz w:val="16"/>
                  <w:szCs w:val="16"/>
                  <w:shd w:fill="auto" w:val="clear"/>
                </w:rPr>
                <w:t>Відсортований масив: [5, 27, 32, 45, 50, 58, 61, 75, 99]</w:t>
              </w:r>
            </w:ins>
          </w:p>
          <w:p>
            <w:pPr>
              <w:pStyle w:val="Style16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</w:r>
          </w:p>
        </w:tc>
      </w:tr>
    </w:tbl>
    <w:p>
      <w:pPr>
        <w:pStyle w:val="BodyText"/>
        <w:rPr>
          <w:rStyle w:val="Style11"/>
          <w:rFonts w:ascii="Times New Roman" w:hAnsi="Times New Roman"/>
          <w:ins w:id="796" w:author="&lt;анонимный&gt;" w:date="2025-10-22T14:00:06Z"/>
        </w:rPr>
      </w:pPr>
      <w:ins w:id="795" w:author="&lt;анонимный&gt;" w:date="2025-10-22T14:00:06Z">
        <w:r>
          <w:rPr/>
        </w:r>
      </w:ins>
    </w:p>
    <w:p>
      <w:pPr>
        <w:pStyle w:val="BodyText"/>
        <w:rPr/>
      </w:pPr>
      <w:ins w:id="797" w:author="&lt;анонимный&gt;" w:date="2025-10-22T14:00:06Z">
        <w:r>
          <w:rPr>
            <w:rStyle w:val="Style11"/>
          </w:rPr>
          <w:t>Таблиця 4 Результати трасування алгоритму сортування купою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  <w:ins w:id="799" w:author="&lt;анонимный&gt;" w:date="2025-10-22T14:07:48Z"/>
              </w:rPr>
            </w:pPr>
            <w:ins w:id="79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16"/>
                  <w:szCs w:val="16"/>
                  <w:u w:val="none"/>
                  <w:shd w:fill="auto" w:val="clear"/>
                </w:rPr>
                <w:t>Початковий масив: [58, 5, 50, 99,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01" w:author="&lt;анонимный&gt;" w:date="2025-10-22T14:07:48Z"/>
              </w:rPr>
            </w:pPr>
            <w:ins w:id="80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03" w:author="&lt;анонимный&gt;" w:date="2025-10-22T14:07:48Z"/>
              </w:rPr>
            </w:pPr>
            <w:ins w:id="80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--- Фаза 1: Побудова максимальної купи 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05" w:author="&lt;анонимный&gt;" w:date="2025-10-22T14:07:48Z"/>
              </w:rPr>
            </w:pPr>
            <w:ins w:id="80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// Розмір n=9. Початковий індекс занурення: i = 3.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07" w:author="&lt;анонимный&gt;" w:date="2025-10-22T14:07:48Z"/>
              </w:rPr>
            </w:pPr>
            <w:ins w:id="80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09" w:author="&lt;анонимный&gt;" w:date="2025-10-22T14:07:48Z"/>
              </w:rPr>
            </w:pPr>
            <w:ins w:id="80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99 з індексу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11" w:author="&lt;анонимный&gt;" w:date="2025-10-22T14:07:48Z"/>
              </w:rPr>
            </w:pPr>
            <w:ins w:id="81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7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13" w:author="&lt;анонимный&gt;" w:date="2025-10-22T14:07:48Z"/>
              </w:rPr>
            </w:pPr>
            <w:ins w:id="81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99 (батько) та 75 (найбільший дочірній). 99 &gt;= 75. Елемент на своєму місці.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15" w:author="&lt;анонимный&gt;" w:date="2025-10-22T14:07:48Z"/>
              </w:rPr>
            </w:pPr>
            <w:ins w:id="81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99 на індексі 3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17" w:author="&lt;анонимный&gt;" w:date="2025-10-22T14:07:48Z"/>
              </w:rPr>
            </w:pPr>
            <w:ins w:id="81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* Масив на поточному кроці: [58, 5, 50, 99,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19" w:author="&lt;анонимный&gt;" w:date="2025-10-22T14:07:48Z"/>
              </w:rPr>
            </w:pPr>
            <w:ins w:id="81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21" w:author="&lt;анонимный&gt;" w:date="2025-10-22T14:07:48Z"/>
              </w:rPr>
            </w:pPr>
            <w:ins w:id="82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50 з індексу 2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23" w:author="&lt;анонимный&gt;" w:date="2025-10-22T14:07:48Z"/>
              </w:rPr>
            </w:pPr>
            <w:ins w:id="82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27 на індексі 5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25" w:author="&lt;анонимный&gt;" w:date="2025-10-22T14:07:48Z"/>
              </w:rPr>
            </w:pPr>
            <w:ins w:id="82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50 (батько) та 45 (найбільший дочірній). 50 &gt;= 45. Елемент на своєму місці.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27" w:author="&lt;анонимный&gt;" w:date="2025-10-22T14:07:48Z"/>
              </w:rPr>
            </w:pPr>
            <w:ins w:id="82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50 на індексі 2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29" w:author="&lt;анонимный&gt;" w:date="2025-10-22T14:07:48Z"/>
              </w:rPr>
            </w:pPr>
            <w:ins w:id="82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* Масив на поточному кроці: [58, 5, 50, 99,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31" w:author="&lt;анонимный&gt;" w:date="2025-10-22T14:07:48Z"/>
              </w:rPr>
            </w:pPr>
            <w:ins w:id="83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33" w:author="&lt;анонимный&gt;" w:date="2025-10-22T14:07:48Z"/>
              </w:rPr>
            </w:pPr>
            <w:ins w:id="83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 з індексу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35" w:author="&lt;анонимный&gt;" w:date="2025-10-22T14:07:48Z"/>
              </w:rPr>
            </w:pPr>
            <w:ins w:id="83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99 на індексі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37" w:author="&lt;анонимный&gt;" w:date="2025-10-22T14:07:48Z"/>
              </w:rPr>
            </w:pPr>
            <w:ins w:id="83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99 (найбільший дочірній). 5 &lt; 99.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39" w:author="&lt;анонимный&gt;" w:date="2025-10-22T14:07:48Z"/>
              </w:rPr>
            </w:pPr>
            <w:ins w:id="83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99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41" w:author="&lt;анонимный&gt;" w:date="2025-10-22T14:07:48Z"/>
              </w:rPr>
            </w:pPr>
            <w:ins w:id="84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[58, 99, 50, 5, 61, 32, 27, 45, 75]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43" w:author="&lt;анонимный&gt;" w:date="2025-10-22T14:07:48Z"/>
              </w:rPr>
            </w:pPr>
            <w:ins w:id="84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5 з індексу 3.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45" w:author="&lt;анонимный&gt;" w:date="2025-10-22T14:07:48Z"/>
              </w:rPr>
            </w:pPr>
            <w:ins w:id="84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7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47" w:author="&lt;анонимный&gt;" w:date="2025-10-22T14:07:48Z"/>
              </w:rPr>
            </w:pPr>
            <w:ins w:id="84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75 (найбільший дочірній). 5 &lt; 75.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49" w:author="&lt;анонимный&gt;" w:date="2025-10-22T14:07:48Z"/>
              </w:rPr>
            </w:pPr>
            <w:ins w:id="84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75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51" w:author="&lt;анонимный&gt;" w:date="2025-10-22T14:07:48Z"/>
              </w:rPr>
            </w:pPr>
            <w:ins w:id="85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[58, 99, 50, 75, 61,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53" w:author="&lt;анонимный&gt;" w:date="2025-10-22T14:07:48Z"/>
              </w:rPr>
            </w:pPr>
            <w:ins w:id="85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 на індексі 8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55" w:author="&lt;анонимный&gt;" w:date="2025-10-22T14:07:48Z"/>
              </w:rPr>
            </w:pPr>
            <w:ins w:id="85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* Масив на поточному кроці: [58, 99, 50, 75, 61,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57" w:author="&lt;анонимный&gt;" w:date="2025-10-22T14:07:48Z"/>
              </w:rPr>
            </w:pPr>
            <w:ins w:id="85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59" w:author="&lt;анонимный&gt;" w:date="2025-10-22T14:07:48Z"/>
              </w:rPr>
            </w:pPr>
            <w:ins w:id="85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58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61" w:author="&lt;анонимный&gt;" w:date="2025-10-22T14:07:48Z"/>
              </w:rPr>
            </w:pPr>
            <w:ins w:id="86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99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63" w:author="&lt;анонимный&gt;" w:date="2025-10-22T14:07:48Z"/>
              </w:rPr>
            </w:pPr>
            <w:ins w:id="86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58 (батько) та 99 (найбільший дочірній). 58 &lt; 99.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65" w:author="&lt;анонимный&gt;" w:date="2025-10-22T14:07:48Z"/>
              </w:rPr>
            </w:pPr>
            <w:ins w:id="86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58 (батько) та 99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67" w:author="&lt;анонимный&gt;" w:date="2025-10-22T14:07:48Z"/>
              </w:rPr>
            </w:pPr>
            <w:ins w:id="86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[99, 58, 50, 75, 61,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69" w:author="&lt;анонимный&gt;" w:date="2025-10-22T14:07:48Z"/>
              </w:rPr>
            </w:pPr>
            <w:ins w:id="86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58 з індексу 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71" w:author="&lt;анонимный&gt;" w:date="2025-10-22T14:07:48Z"/>
              </w:rPr>
            </w:pPr>
            <w:ins w:id="87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75 на індексі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73" w:author="&lt;анонимный&gt;" w:date="2025-10-22T14:07:48Z"/>
              </w:rPr>
            </w:pPr>
            <w:ins w:id="87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58 (батько) та 75 (найбільший дочірній). 58 &lt; 75.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75" w:author="&lt;анонимный&gt;" w:date="2025-10-22T14:07:48Z"/>
              </w:rPr>
            </w:pPr>
            <w:ins w:id="87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58 (батько) та 75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77" w:author="&lt;анонимный&gt;" w:date="2025-10-22T14:07:48Z"/>
              </w:rPr>
            </w:pPr>
            <w:ins w:id="87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[99, 75, 50, 58, 61,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79" w:author="&lt;анонимный&gt;" w:date="2025-10-22T14:07:48Z"/>
              </w:rPr>
            </w:pPr>
            <w:ins w:id="87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58 з індексу 3.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81" w:author="&lt;анонимный&gt;" w:date="2025-10-22T14:07:48Z"/>
              </w:rPr>
            </w:pPr>
            <w:ins w:id="88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7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83" w:author="&lt;анонимный&gt;" w:date="2025-10-22T14:07:48Z"/>
              </w:rPr>
            </w:pPr>
            <w:ins w:id="88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58 (батько) та 61 (найбільший дочірній). 58 &lt; 61.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85" w:author="&lt;анонимный&gt;" w:date="2025-10-22T14:07:48Z"/>
              </w:rPr>
            </w:pPr>
            <w:ins w:id="88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58 (батько) та 61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87" w:author="&lt;анонимный&gt;" w:date="2025-10-22T14:07:48Z"/>
              </w:rPr>
            </w:pPr>
            <w:ins w:id="88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[99, 75, 50, 61, 58,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89" w:author="&lt;анонимный&gt;" w:date="2025-10-22T14:07:48Z"/>
              </w:rPr>
            </w:pPr>
            <w:ins w:id="88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58 на індексі 4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91" w:author="&lt;анонимный&gt;" w:date="2025-10-22T14:07:48Z"/>
              </w:rPr>
            </w:pPr>
            <w:ins w:id="89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93" w:author="&lt;анонимный&gt;" w:date="2025-10-22T14:07:48Z"/>
              </w:rPr>
            </w:pPr>
            <w:ins w:id="89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побудови купи: [99, 75, 50, 61, 58, 32, 27, 45, 5]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95" w:author="&lt;анонимный&gt;" w:date="2025-10-22T14:07:48Z"/>
              </w:rPr>
            </w:pPr>
            <w:ins w:id="89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97" w:author="&lt;анонимный&gt;" w:date="2025-10-22T14:07:48Z"/>
              </w:rPr>
            </w:pPr>
            <w:ins w:id="89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--- Фаза 2: Сортування ---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899" w:author="&lt;анонимный&gt;" w:date="2025-10-22T14:07:48Z"/>
              </w:rPr>
            </w:pPr>
            <w:ins w:id="89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(99) та останній елемент (5)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01" w:author="&lt;анонимный&gt;" w:date="2025-10-22T14:07:48Z"/>
              </w:rPr>
            </w:pPr>
            <w:ins w:id="90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8.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03" w:author="&lt;анонимный&gt;" w:date="2025-10-22T14:07:48Z"/>
              </w:rPr>
            </w:pPr>
            <w:ins w:id="90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05" w:author="&lt;анонимный&gt;" w:date="2025-10-22T14:07:48Z"/>
              </w:rPr>
            </w:pPr>
            <w:ins w:id="90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75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07" w:author="&lt;анонимный&gt;" w:date="2025-10-22T14:07:48Z"/>
              </w:rPr>
            </w:pPr>
            <w:ins w:id="90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75 (найбільший дочірній). 5 &lt; 75.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09" w:author="&lt;анонимный&gt;" w:date="2025-10-22T14:07:48Z"/>
              </w:rPr>
            </w:pPr>
            <w:ins w:id="90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75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11" w:author="&lt;анонимный&gt;" w:date="2025-10-22T14:07:48Z"/>
              </w:rPr>
            </w:pPr>
            <w:ins w:id="91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[75, 5, 50, 61, 58, 32, 27, 45,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13" w:author="&lt;анонимный&gt;" w:date="2025-10-22T14:07:48Z"/>
              </w:rPr>
            </w:pPr>
            <w:ins w:id="91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5 з індексу 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15" w:author="&lt;анонимный&gt;" w:date="2025-10-22T14:07:48Z"/>
              </w:rPr>
            </w:pPr>
            <w:ins w:id="91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61 на індексі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17" w:author="&lt;анонимный&gt;" w:date="2025-10-22T14:07:48Z"/>
              </w:rPr>
            </w:pPr>
            <w:ins w:id="91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61 (найбільший дочірній). 5 &lt; 61.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19" w:author="&lt;анонимный&gt;" w:date="2025-10-22T14:07:48Z"/>
              </w:rPr>
            </w:pPr>
            <w:ins w:id="91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61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21" w:author="&lt;анонимный&gt;" w:date="2025-10-22T14:07:48Z"/>
              </w:rPr>
            </w:pPr>
            <w:ins w:id="92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[75, 61, 50, 5, 58, 32, 27, 45,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23" w:author="&lt;анонимный&gt;" w:date="2025-10-22T14:07:48Z"/>
              </w:rPr>
            </w:pPr>
            <w:ins w:id="92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5 з індексу 3.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25" w:author="&lt;анонимный&gt;" w:date="2025-10-22T14:07:48Z"/>
              </w:rPr>
            </w:pPr>
            <w:ins w:id="92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7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27" w:author="&lt;анонимный&gt;" w:date="2025-10-22T14:07:48Z"/>
              </w:rPr>
            </w:pPr>
            <w:ins w:id="92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58 (найбільший дочірній). 5 &lt; 58.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29" w:author="&lt;анонимный&gt;" w:date="2025-10-22T14:07:48Z"/>
              </w:rPr>
            </w:pPr>
            <w:ins w:id="92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58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31" w:author="&lt;анонимный&gt;" w:date="2025-10-22T14:07:48Z"/>
              </w:rPr>
            </w:pPr>
            <w:ins w:id="93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[75, 61, 50, 58, 5, 32, 27, 45,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33" w:author="&lt;анонимный&gt;" w:date="2025-10-22T14:07:48Z"/>
              </w:rPr>
            </w:pPr>
            <w:ins w:id="93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 на індексі 4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35" w:author="&lt;анонимный&gt;" w:date="2025-10-22T14:07:48Z"/>
              </w:rPr>
            </w:pPr>
            <w:ins w:id="93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[75, 61, 50, 58, 5, 32, 27, 45,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37" w:author="&lt;анонимный&gt;" w:date="2025-10-22T14:07:48Z"/>
              </w:rPr>
            </w:pPr>
            <w:ins w:id="93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39" w:author="&lt;анонимный&gt;" w:date="2025-10-22T14:07:48Z"/>
              </w:rPr>
            </w:pPr>
            <w:ins w:id="93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(75) та останній елемент (45)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41" w:author="&lt;анонимный&gt;" w:date="2025-10-22T14:07:48Z"/>
              </w:rPr>
            </w:pPr>
            <w:ins w:id="94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7.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43" w:author="&lt;анонимный&gt;" w:date="2025-10-22T14:07:48Z"/>
              </w:rPr>
            </w:pPr>
            <w:ins w:id="94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45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45" w:author="&lt;анонимный&gt;" w:date="2025-10-22T14:07:48Z"/>
              </w:rPr>
            </w:pPr>
            <w:ins w:id="94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61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47" w:author="&lt;анонимный&gt;" w:date="2025-10-22T14:07:48Z"/>
              </w:rPr>
            </w:pPr>
            <w:ins w:id="94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45 (батько) та 61 (найбільший дочірній). 45 &lt; 61.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49" w:author="&lt;анонимный&gt;" w:date="2025-10-22T14:07:48Z"/>
              </w:rPr>
            </w:pPr>
            <w:ins w:id="94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45 (батько) та 61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51" w:author="&lt;анонимный&gt;" w:date="2025-10-22T14:07:48Z"/>
              </w:rPr>
            </w:pPr>
            <w:ins w:id="95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[61, 45, 50, 58, 5, 32, 27,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53" w:author="&lt;анонимный&gt;" w:date="2025-10-22T14:07:48Z"/>
              </w:rPr>
            </w:pPr>
            <w:ins w:id="95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45 з індексу 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55" w:author="&lt;анонимный&gt;" w:date="2025-10-22T14:07:48Z"/>
              </w:rPr>
            </w:pPr>
            <w:ins w:id="95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58 на індексі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57" w:author="&lt;анонимный&gt;" w:date="2025-10-22T14:07:48Z"/>
              </w:rPr>
            </w:pPr>
            <w:ins w:id="95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45 (батько) та 58 (найбільший дочірній). 45 &lt; 58.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59" w:author="&lt;анонимный&gt;" w:date="2025-10-22T14:07:48Z"/>
              </w:rPr>
            </w:pPr>
            <w:ins w:id="95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45 (батько) та 58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61" w:author="&lt;анонимный&gt;" w:date="2025-10-22T14:07:48Z"/>
              </w:rPr>
            </w:pPr>
            <w:ins w:id="96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[61, 58, 50, 45, 5, 32, 27,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63" w:author="&lt;анонимный&gt;" w:date="2025-10-22T14:07:48Z"/>
              </w:rPr>
            </w:pPr>
            <w:ins w:id="96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45 на індексі 3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65" w:author="&lt;анонимный&gt;" w:date="2025-10-22T14:07:48Z"/>
              </w:rPr>
            </w:pPr>
            <w:ins w:id="96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[61, 58, 50, 45, 5, 32, 27,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67" w:author="&lt;анонимный&gt;" w:date="2025-10-22T14:07:48Z"/>
              </w:rPr>
            </w:pPr>
            <w:ins w:id="96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69" w:author="&lt;анонимный&gt;" w:date="2025-10-22T14:07:48Z"/>
              </w:rPr>
            </w:pPr>
            <w:ins w:id="96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(61) та останній елемент (27)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71" w:author="&lt;анонимный&gt;" w:date="2025-10-22T14:07:48Z"/>
              </w:rPr>
            </w:pPr>
            <w:ins w:id="97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6.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73" w:author="&lt;анонимный&gt;" w:date="2025-10-22T14:07:48Z"/>
              </w:rPr>
            </w:pPr>
            <w:ins w:id="97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27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75" w:author="&lt;анонимный&gt;" w:date="2025-10-22T14:07:48Z"/>
              </w:rPr>
            </w:pPr>
            <w:ins w:id="97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58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77" w:author="&lt;анонимный&gt;" w:date="2025-10-22T14:07:48Z"/>
              </w:rPr>
            </w:pPr>
            <w:ins w:id="97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27 (батько) та 58 (найбільший дочірній). 27 &lt; 58.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79" w:author="&lt;анонимный&gt;" w:date="2025-10-22T14:07:48Z"/>
              </w:rPr>
            </w:pPr>
            <w:ins w:id="97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27 (батько) та 58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81" w:author="&lt;анонимный&gt;" w:date="2025-10-22T14:07:48Z"/>
              </w:rPr>
            </w:pPr>
            <w:ins w:id="98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[58, 27, 50, 45, 5, 32,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83" w:author="&lt;анонимный&gt;" w:date="2025-10-22T14:07:48Z"/>
              </w:rPr>
            </w:pPr>
            <w:ins w:id="98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Продовжуємо 'занурювати' елемент 27 з індексу 1.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85" w:author="&lt;анонимный&gt;" w:date="2025-10-22T14:07:48Z"/>
              </w:rPr>
            </w:pPr>
            <w:ins w:id="98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3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87" w:author="&lt;анонимный&gt;" w:date="2025-10-22T14:07:48Z"/>
              </w:rPr>
            </w:pPr>
            <w:ins w:id="98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27 (батько) та 45 (найбільший дочірній). 27 &lt; 45.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89" w:author="&lt;анонимный&gt;" w:date="2025-10-22T14:07:48Z"/>
              </w:rPr>
            </w:pPr>
            <w:ins w:id="98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27 (батько) та 45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91" w:author="&lt;анонимный&gt;" w:date="2025-10-22T14:07:48Z"/>
              </w:rPr>
            </w:pPr>
            <w:ins w:id="99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[58, 45, 50, 27, 5, 32,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93" w:author="&lt;анонимный&gt;" w:date="2025-10-22T14:07:48Z"/>
              </w:rPr>
            </w:pPr>
            <w:ins w:id="99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27 на індексі 3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95" w:author="&lt;анонимный&gt;" w:date="2025-10-22T14:07:48Z"/>
              </w:rPr>
            </w:pPr>
            <w:ins w:id="99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[58, 45, 50, 27, 5, 32,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97" w:author="&lt;анонимный&gt;" w:date="2025-10-22T14:07:48Z"/>
              </w:rPr>
            </w:pPr>
            <w:ins w:id="99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999" w:author="&lt;анонимный&gt;" w:date="2025-10-22T14:07:48Z"/>
              </w:rPr>
            </w:pPr>
            <w:ins w:id="99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(58) та останній елемент (32)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01" w:author="&lt;анонимный&gt;" w:date="2025-10-22T14:07:48Z"/>
              </w:rPr>
            </w:pPr>
            <w:ins w:id="100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5.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03" w:author="&lt;анонимный&gt;" w:date="2025-10-22T14:07:48Z"/>
              </w:rPr>
            </w:pPr>
            <w:ins w:id="100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32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05" w:author="&lt;анонимный&gt;" w:date="2025-10-22T14:07:48Z"/>
              </w:rPr>
            </w:pPr>
            <w:ins w:id="100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07" w:author="&lt;анонимный&gt;" w:date="2025-10-22T14:07:48Z"/>
              </w:rPr>
            </w:pPr>
            <w:ins w:id="100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32 (батько) та 50 (найбільший дочірній). 32 &lt; 50.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09" w:author="&lt;анонимный&gt;" w:date="2025-10-22T14:07:48Z"/>
              </w:rPr>
            </w:pPr>
            <w:ins w:id="100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32 (батько) та 50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11" w:author="&lt;анонимный&gt;" w:date="2025-10-22T14:07:48Z"/>
              </w:rPr>
            </w:pPr>
            <w:ins w:id="101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[50, 45, 32, 27, 5,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13" w:author="&lt;анонимный&gt;" w:date="2025-10-22T14:07:48Z"/>
              </w:rPr>
            </w:pPr>
            <w:ins w:id="101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32 на індексі 2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15" w:author="&lt;анонимный&gt;" w:date="2025-10-22T14:07:48Z"/>
              </w:rPr>
            </w:pPr>
            <w:ins w:id="101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[50, 45, 32, 27, 5,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17" w:author="&lt;анонимный&gt;" w:date="2025-10-22T14:07:48Z"/>
              </w:rPr>
            </w:pPr>
            <w:ins w:id="101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19" w:author="&lt;анонимный&gt;" w:date="2025-10-22T14:07:48Z"/>
              </w:rPr>
            </w:pPr>
            <w:ins w:id="101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(50) та останній елемент (5)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21" w:author="&lt;анонимный&gt;" w:date="2025-10-22T14:07:48Z"/>
              </w:rPr>
            </w:pPr>
            <w:ins w:id="102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4.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23" w:author="&lt;анонимный&gt;" w:date="2025-10-22T14:07:48Z"/>
              </w:rPr>
            </w:pPr>
            <w:ins w:id="102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25" w:author="&lt;анонимный&gt;" w:date="2025-10-22T14:07:48Z"/>
              </w:rPr>
            </w:pPr>
            <w:ins w:id="102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45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27" w:author="&lt;анонимный&gt;" w:date="2025-10-22T14:07:48Z"/>
              </w:rPr>
            </w:pPr>
            <w:ins w:id="102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45 (найбільший дочірній). 5 &lt; 45.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29" w:author="&lt;анонимный&gt;" w:date="2025-10-22T14:07:48Z"/>
              </w:rPr>
            </w:pPr>
            <w:ins w:id="102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45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31" w:author="&lt;анонимный&gt;" w:date="2025-10-22T14:07:48Z"/>
              </w:rPr>
            </w:pPr>
            <w:ins w:id="103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[45, 5, 32, 27,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33" w:author="&lt;анонимный&gt;" w:date="2025-10-22T14:07:48Z"/>
              </w:rPr>
            </w:pPr>
            <w:ins w:id="103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 на індексі 1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35" w:author="&lt;анонимный&gt;" w:date="2025-10-22T14:07:48Z"/>
              </w:rPr>
            </w:pPr>
            <w:ins w:id="103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[45, 5, 32, 27,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37" w:author="&lt;анонимный&gt;" w:date="2025-10-22T14:07:48Z"/>
              </w:rPr>
            </w:pPr>
            <w:ins w:id="103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39" w:author="&lt;анонимный&gt;" w:date="2025-10-22T14:07:48Z"/>
              </w:rPr>
            </w:pPr>
            <w:ins w:id="103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(45) та останній елемент (27)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41" w:author="&lt;анонимный&gt;" w:date="2025-10-22T14:07:48Z"/>
              </w:rPr>
            </w:pPr>
            <w:ins w:id="104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3.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43" w:author="&lt;анонимный&gt;" w:date="2025-10-22T14:07:48Z"/>
              </w:rPr>
            </w:pPr>
            <w:ins w:id="104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27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45" w:author="&lt;анонимный&gt;" w:date="2025-10-22T14:07:48Z"/>
              </w:rPr>
            </w:pPr>
            <w:ins w:id="104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5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47" w:author="&lt;анонимный&gt;" w:date="2025-10-22T14:07:48Z"/>
              </w:rPr>
            </w:pPr>
            <w:ins w:id="104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27 (батько) та 32 (найбільший дочірній). 27 &lt; 32.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49" w:author="&lt;анонимный&gt;" w:date="2025-10-22T14:07:48Z"/>
              </w:rPr>
            </w:pPr>
            <w:ins w:id="104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27 (батько) та 32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51" w:author="&lt;анонимный&gt;" w:date="2025-10-22T14:07:48Z"/>
              </w:rPr>
            </w:pPr>
            <w:ins w:id="105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[32, 5, 27, 45,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53" w:author="&lt;анонимный&gt;" w:date="2025-10-22T14:07:48Z"/>
              </w:rPr>
            </w:pPr>
            <w:ins w:id="105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27 на індексі 2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55" w:author="&lt;анонимный&gt;" w:date="2025-10-22T14:07:48Z"/>
              </w:rPr>
            </w:pPr>
            <w:ins w:id="105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[32, 5, 27, 45,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57" w:author="&lt;анонимный&gt;" w:date="2025-10-22T14:07:48Z"/>
              </w:rPr>
            </w:pPr>
            <w:ins w:id="105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59" w:author="&lt;анонимный&gt;" w:date="2025-10-22T14:07:48Z"/>
              </w:rPr>
            </w:pPr>
            <w:ins w:id="105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(32) та останній елемент (5)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61" w:author="&lt;анонимный&gt;" w:date="2025-10-22T14:07:48Z"/>
              </w:rPr>
            </w:pPr>
            <w:ins w:id="106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2.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63" w:author="&lt;анонимный&gt;" w:date="2025-10-22T14:07:48Z"/>
              </w:rPr>
            </w:pPr>
            <w:ins w:id="106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65" w:author="&lt;анонимный&gt;" w:date="2025-10-22T14:07:48Z"/>
              </w:rPr>
            </w:pPr>
            <w:ins w:id="106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Обираємо лівий дочірній елемент: 27 на індексі 1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67" w:author="&lt;анонимный&gt;" w:date="2025-10-22T14:07:48Z"/>
              </w:rPr>
            </w:pPr>
            <w:ins w:id="106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Порівнюємо 5 (батько) та 27 (найбільший дочірній). 5 &lt; 27.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69" w:author="&lt;анонимный&gt;" w:date="2025-10-22T14:07:48Z"/>
              </w:rPr>
            </w:pPr>
            <w:ins w:id="106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5 (батько) та 27 (дочірній)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71" w:author="&lt;анонимный&gt;" w:date="2025-10-22T14:07:48Z"/>
              </w:rPr>
            </w:pPr>
            <w:ins w:id="107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після обміну: [27, 5, 32, 45,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73" w:author="&lt;анонимный&gt;" w:date="2025-10-22T14:07:48Z"/>
              </w:rPr>
            </w:pPr>
            <w:ins w:id="107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 на індексі 1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75" w:author="&lt;анонимный&gt;" w:date="2025-10-22T14:07:48Z"/>
              </w:rPr>
            </w:pPr>
            <w:ins w:id="107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[27, 5, 32, 45,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77" w:author="&lt;анонимный&gt;" w:date="2025-10-22T14:07:48Z"/>
              </w:rPr>
            </w:pPr>
            <w:ins w:id="107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79" w:author="&lt;анонимный&gt;" w:date="2025-10-22T14:07:48Z"/>
              </w:rPr>
            </w:pPr>
            <w:ins w:id="107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Міняємо місцями корінь (27) та останній елемент (5)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81" w:author="&lt;анонимный&gt;" w:date="2025-10-22T14:07:48Z"/>
              </w:rPr>
            </w:pPr>
            <w:ins w:id="108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Розмір купи зменшився до 1. Відновлюємо властивості купи.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83" w:author="&lt;анонимный&gt;" w:date="2025-10-22T14:07:48Z"/>
              </w:rPr>
            </w:pPr>
            <w:ins w:id="1082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Починаємо 'занурювати' елемент: 5 з індексу 0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85" w:author="&lt;анонимный&gt;" w:date="2025-10-22T14:07:48Z"/>
              </w:rPr>
            </w:pPr>
            <w:ins w:id="1084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Елемент 5 на індексі 0 досяг кінця купи. Завершуємо.</w:t>
              </w:r>
            </w:ins>
          </w:p>
          <w:p>
            <w:pPr>
              <w:pStyle w:val="Style15"/>
              <w:shd w:val="clear" w:fill="FFFFFF"/>
              <w:spacing w:lineRule="auto" w:line="240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87" w:author="&lt;анонимный&gt;" w:date="2025-10-22T14:07:48Z"/>
              </w:rPr>
            </w:pPr>
            <w:ins w:id="1086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Масив на поточному кроці: [5, 27, 32, 45, 50, 58, 61, 75, 99]</w:t>
              </w:r>
            </w:ins>
          </w:p>
          <w:p>
            <w:pPr>
              <w:pStyle w:val="Style15"/>
              <w:shd w:val="clear" w:fill="FFFFFF"/>
              <w:spacing w:lineRule="auto" w:line="24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89" w:author="&lt;анонимный&gt;" w:date="2025-10-22T14:07:48Z"/>
              </w:rPr>
            </w:pPr>
            <w:ins w:id="1088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</w:r>
            </w:ins>
          </w:p>
          <w:p>
            <w:pPr>
              <w:pStyle w:val="Style15"/>
              <w:shd w:val="clear" w:fill="FFFFFF"/>
              <w:spacing w:lineRule="auto" w:line="240" w:before="0" w:after="283"/>
              <w:ind w:hanging="0" w:left="0" w:right="0"/>
              <w:rPr>
                <w:rFonts w:ascii="Courier New" w:hAnsi="Courier New"/>
                <w:b w:val="false"/>
                <w:bCs w:val="false"/>
                <w:color w:val="000000"/>
                <w:sz w:val="16"/>
                <w:szCs w:val="16"/>
                <w:highlight w:val="none"/>
                <w:shd w:fill="auto" w:val="clear"/>
                <w:ins w:id="1091" w:author="&lt;анонимный&gt;" w:date="2025-10-22T14:07:48Z"/>
              </w:rPr>
            </w:pPr>
            <w:ins w:id="1090" w:author="&lt;анонимный&gt;" w:date="2025-10-22T14:07:48Z">
              <w:r>
                <w:rPr>
                  <w:rFonts w:ascii="Courier New" w:hAnsi="Courier New"/>
                  <w:b w:val="false"/>
                  <w:bCs w:val="false"/>
                  <w:color w:val="000000"/>
                  <w:sz w:val="16"/>
                  <w:szCs w:val="16"/>
                  <w:shd w:fill="auto" w:val="clear"/>
                </w:rPr>
                <w:t>Відсортований масив: [5, 27, 32, 45, 50, 58, 61, 75, 99]</w:t>
              </w:r>
            </w:ins>
          </w:p>
          <w:p>
            <w:pPr>
              <w:pStyle w:val="Style16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shd w:fill="auto" w:val="clear"/>
              </w:rPr>
            </w:r>
          </w:p>
        </w:tc>
      </w:tr>
    </w:tbl>
    <w:p>
      <w:pPr>
        <w:pStyle w:val="BodyText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ins w:id="1093" w:author="&lt;анонимный&gt;" w:date="2025-10-22T14:28:42Z"/>
        </w:rPr>
      </w:pPr>
      <w:ins w:id="1092" w:author="&lt;анонимный&gt;" w:date="2025-10-22T14:28:4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ins>
    </w:p>
    <w:p>
      <w:pPr>
        <w:pStyle w:val="BodyText"/>
        <w:rPr>
          <w:ins w:id="1095" w:author="&lt;анонимный&gt;" w:date="2025-10-22T14:28:42Z"/>
        </w:rPr>
      </w:pPr>
      <w:ins w:id="1094" w:author="&lt;анонимный&gt;" w:date="2025-10-22T14:28:42Z">
        <w:r>
          <w:rPr/>
          <w:t>Рисунок 1 – Мах-купа представлена у вигляді бінарного дерева та масиву</w:t>
        </w:r>
      </w:ins>
    </w:p>
    <w:p>
      <w:pPr>
        <w:pStyle w:val="Style15"/>
        <w:shd w:val="clear" w:fill="FFFFFF"/>
        <w:spacing w:lineRule="auto" w:line="240" w:before="0" w:after="283"/>
        <w:ind w:hanging="0" w:left="0" w:right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9626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361"/>
        <w:gridCol w:w="5264"/>
      </w:tblGrid>
      <w:tr>
        <w:trPr>
          <w:del w:id="1096" w:author="&lt;анонимный&gt;" w:date="2025-10-22T13:47:06Z"/>
          <w:trHeight w:val="277" w:hRule="atLeast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0"/>
                <w:szCs w:val="20"/>
              </w:rPr>
            </w:pPr>
            <w:del w:id="1097" w:author="&lt;анонимный&gt;" w:date="2025-10-22T13:47:06Z">
              <w:r>
                <w:rPr>
                  <w:color w:val="212121"/>
                  <w:sz w:val="20"/>
                  <w:szCs w:val="20"/>
                </w:rPr>
                <w:delText>Ітеративний</w:delText>
              </w:r>
            </w:del>
            <w:del w:id="1098" w:author="&lt;анонимный&gt;" w:date="2025-10-22T13:47:06Z">
              <w:r>
                <w:rPr>
                  <w:color w:val="212121"/>
                  <w:spacing w:val="-3"/>
                  <w:sz w:val="20"/>
                  <w:szCs w:val="20"/>
                </w:rPr>
                <w:delText xml:space="preserve"> </w:delText>
              </w:r>
            </w:del>
            <w:del w:id="1099" w:author="&lt;анонимный&gt;" w:date="2025-10-22T13:47:06Z">
              <w:r>
                <w:rPr>
                  <w:color w:val="212121"/>
                  <w:spacing w:val="-2"/>
                  <w:sz w:val="20"/>
                  <w:szCs w:val="20"/>
                </w:rPr>
                <w:delText>алгоритм</w:delText>
              </w:r>
            </w:del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0"/>
                <w:szCs w:val="20"/>
              </w:rPr>
            </w:pPr>
            <w:del w:id="1100" w:author="&lt;анонимный&gt;" w:date="2025-10-22T13:47:06Z">
              <w:r>
                <w:rPr>
                  <w:sz w:val="20"/>
                  <w:szCs w:val="20"/>
                </w:rPr>
                <w:delText>Рекурсивний</w:delText>
              </w:r>
            </w:del>
            <w:del w:id="1101" w:author="&lt;анонимный&gt;" w:date="2025-10-22T13:47:06Z">
              <w:r>
                <w:rPr>
                  <w:spacing w:val="-4"/>
                  <w:sz w:val="20"/>
                  <w:szCs w:val="20"/>
                </w:rPr>
                <w:delText xml:space="preserve"> </w:delText>
              </w:r>
            </w:del>
            <w:del w:id="1102" w:author="&lt;анонимный&gt;" w:date="2025-10-22T13:47:06Z">
              <w:r>
                <w:rPr>
                  <w:spacing w:val="-2"/>
                  <w:sz w:val="20"/>
                  <w:szCs w:val="20"/>
                </w:rPr>
                <w:delText>алгоритм</w:delText>
              </w:r>
            </w:del>
          </w:p>
        </w:tc>
      </w:tr>
      <w:tr>
        <w:trPr>
          <w:del w:id="1103" w:author="&lt;анонимный&gt;" w:date="2025-10-22T13:47:06Z"/>
          <w:trHeight w:val="2529" w:hRule="atLeast"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05" w:author="&lt;анонимный&gt;" w:date="2025-10-22T13:47:06Z"/>
              </w:rPr>
            </w:pPr>
            <w:del w:id="110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Ітеративний алгоритм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07" w:author="&lt;анонимный&gt;" w:date="2025-10-22T13:47:06Z"/>
              </w:rPr>
            </w:pPr>
            <w:del w:id="110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function mergeSortIterative(a : int[n])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10" w:author="&lt;анонимный&gt;" w:date="2025-10-22T13:47:06Z"/>
              </w:rPr>
            </w:pPr>
            <w:del w:id="110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0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for i = 1 to n, i *= 2 do  // i - розмір підмасивів, що зливаються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13" w:author="&lt;анонимный&gt;" w:date="2025-10-22T13:47:06Z"/>
              </w:rPr>
            </w:pPr>
            <w:del w:id="111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1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for j = 0 to n - i, j += 2 * i do  // j - початковий індекс першого підмасиву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16" w:author="&lt;анонимный&gt;" w:date="2025-10-22T13:47:06Z"/>
              </w:rPr>
            </w:pPr>
            <w:del w:id="111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15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Злиття двох сусідніх частин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19" w:author="&lt;анонимный&gt;" w:date="2025-10-22T13:47:06Z"/>
              </w:rPr>
            </w:pPr>
            <w:del w:id="111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1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left ← j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22" w:author="&lt;анонимный&gt;" w:date="2025-10-22T13:47:06Z"/>
              </w:rPr>
            </w:pPr>
            <w:del w:id="112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2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mid ← j + i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25" w:author="&lt;анонимный&gt;" w:date="2025-10-22T13:47:06Z"/>
              </w:rPr>
            </w:pPr>
            <w:del w:id="112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2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right ← min(j + 2 * i, n)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27" w:author="&lt;анонимный&gt;" w:date="2025-10-22T13:47:06Z"/>
              </w:rPr>
            </w:pPr>
            <w:del w:id="112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30" w:author="&lt;анонимный&gt;" w:date="2025-10-22T13:47:06Z"/>
              </w:rPr>
            </w:pPr>
            <w:del w:id="112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2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Виклик допоміжної функції для злиття a[left...mid-1] та a[mid...right-1]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33" w:author="&lt;анонимный&gt;" w:date="2025-10-22T13:47:06Z"/>
              </w:rPr>
            </w:pPr>
            <w:del w:id="113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3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merge_iterative(a, j, j + i, min(j + 2 * i, n))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35" w:author="&lt;анонимный&gt;" w:date="2025-10-22T13:47:06Z"/>
              </w:rPr>
            </w:pPr>
            <w:del w:id="113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37" w:author="&lt;анонимный&gt;" w:date="2025-10-22T13:47:06Z"/>
              </w:rPr>
            </w:pPr>
            <w:del w:id="113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Допоміжна функція для злиття та запису назад у масив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39" w:author="&lt;анонимный&gt;" w:date="2025-10-22T13:47:06Z"/>
              </w:rPr>
            </w:pPr>
            <w:del w:id="113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function merge_iterative(a : int[n], left, mid, right : int):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42" w:author="&lt;анонимный&gt;" w:date="2025-10-22T13:47:06Z"/>
              </w:rPr>
            </w:pPr>
            <w:del w:id="114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4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it1 ← left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45" w:author="&lt;анонимный&gt;" w:date="2025-10-22T13:47:06Z"/>
              </w:rPr>
            </w:pPr>
            <w:del w:id="114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4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it2 ← mid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48" w:author="&lt;анонимный&gt;" w:date="2025-10-22T13:47:06Z"/>
              </w:rPr>
            </w:pPr>
            <w:del w:id="114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4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result_length ← right - left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51" w:author="&lt;анонимный&gt;" w:date="2025-10-22T13:47:06Z"/>
              </w:rPr>
            </w:pPr>
            <w:del w:id="114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5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 [0..result_length-1] ← new array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54" w:author="&lt;анонимный&gt;" w:date="2025-10-22T13:47:06Z"/>
              </w:rPr>
            </w:pPr>
            <w:del w:id="115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5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k ← 0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56" w:author="&lt;анонимный&gt;" w:date="2025-10-22T13:47:06Z"/>
              </w:rPr>
            </w:pPr>
            <w:del w:id="1155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59" w:author="&lt;анонимный&gt;" w:date="2025-10-22T13:47:06Z"/>
              </w:rPr>
            </w:pPr>
            <w:del w:id="115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5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while it1 &lt; mid and it2 &lt; right do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62" w:author="&lt;анонимный&gt;" w:date="2025-10-22T13:47:06Z"/>
              </w:rPr>
            </w:pPr>
            <w:del w:id="116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6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if a[it1] &lt; a[it2] then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65" w:author="&lt;анонимный&gt;" w:date="2025-10-22T13:47:06Z"/>
              </w:rPr>
            </w:pPr>
            <w:del w:id="116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6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result[k] ← a[it1]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68" w:author="&lt;анонимный&gt;" w:date="2025-10-22T13:47:06Z"/>
              </w:rPr>
            </w:pPr>
            <w:del w:id="116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6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it1 ← it1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71" w:author="&lt;анонимный&gt;" w:date="2025-10-22T13:47:06Z"/>
              </w:rPr>
            </w:pPr>
            <w:del w:id="116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7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else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74" w:author="&lt;анонимный&gt;" w:date="2025-10-22T13:47:06Z"/>
              </w:rPr>
            </w:pPr>
            <w:del w:id="117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7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result[k] ← a[it2]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77" w:author="&lt;анонимный&gt;" w:date="2025-10-22T13:47:06Z"/>
              </w:rPr>
            </w:pPr>
            <w:del w:id="1175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    </w:delText>
              </w:r>
            </w:del>
            <w:del w:id="117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it2 ← it2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80" w:author="&lt;анонимный&gt;" w:date="2025-10-22T13:47:06Z"/>
              </w:rPr>
            </w:pPr>
            <w:del w:id="117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7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k ← k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82" w:author="&lt;анонимный&gt;" w:date="2025-10-22T13:47:06Z"/>
              </w:rPr>
            </w:pPr>
            <w:del w:id="118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85" w:author="&lt;анонимный&gt;" w:date="2025-10-22T13:47:06Z"/>
              </w:rPr>
            </w:pPr>
            <w:del w:id="118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8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Додаємо залишки з першої частини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88" w:author="&lt;анонимный&gt;" w:date="2025-10-22T13:47:06Z"/>
              </w:rPr>
            </w:pPr>
            <w:del w:id="118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18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while it1 &lt; mid do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91" w:author="&lt;анонимный&gt;" w:date="2025-10-22T13:47:06Z"/>
              </w:rPr>
            </w:pPr>
            <w:del w:id="118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9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result[k] ← a[it1]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94" w:author="&lt;анонимный&gt;" w:date="2025-10-22T13:47:06Z"/>
              </w:rPr>
            </w:pPr>
            <w:del w:id="119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9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it1 ← it1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97" w:author="&lt;анонимный&gt;" w:date="2025-10-22T13:47:06Z"/>
              </w:rPr>
            </w:pPr>
            <w:del w:id="1195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19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k ← k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199" w:author="&lt;анонимный&gt;" w:date="2025-10-22T13:47:06Z"/>
              </w:rPr>
            </w:pPr>
            <w:del w:id="119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02" w:author="&lt;анонимный&gt;" w:date="2025-10-22T13:47:06Z"/>
              </w:rPr>
            </w:pPr>
            <w:del w:id="120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20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Додаємо залишки з другої частини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05" w:author="&lt;анонимный&gt;" w:date="2025-10-22T13:47:06Z"/>
              </w:rPr>
            </w:pPr>
            <w:del w:id="120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20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while it2 &lt; right do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08" w:author="&lt;анонимный&gt;" w:date="2025-10-22T13:47:06Z"/>
              </w:rPr>
            </w:pPr>
            <w:del w:id="1206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20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result[k] ← a[it2]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11" w:author="&lt;анонимный&gt;" w:date="2025-10-22T13:47:06Z"/>
              </w:rPr>
            </w:pPr>
            <w:del w:id="1209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21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it2 ← it2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14" w:author="&lt;анонимный&gt;" w:date="2025-10-22T13:47:06Z"/>
              </w:rPr>
            </w:pPr>
            <w:del w:id="1212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21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k ← k + 1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16" w:author="&lt;анонимный&gt;" w:date="2025-10-22T13:47:06Z"/>
              </w:rPr>
            </w:pPr>
            <w:del w:id="1215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19" w:author="&lt;анонимный&gt;" w:date="2025-10-22T13:47:06Z"/>
              </w:rPr>
            </w:pPr>
            <w:del w:id="1217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218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// Копіюємо відсортовану частину назад у вихідний масив 'a'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  <w:del w:id="1222" w:author="&lt;анонимный&gt;" w:date="2025-10-22T13:47:06Z"/>
              </w:rPr>
            </w:pPr>
            <w:del w:id="1220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</w:delText>
              </w:r>
            </w:del>
            <w:del w:id="1221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for k = 0 to result_length - 1 do</w:delText>
              </w:r>
            </w:del>
          </w:p>
          <w:p>
            <w:pPr>
              <w:pStyle w:val="Style15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del w:id="1223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 xml:space="preserve">        </w:delText>
              </w:r>
            </w:del>
            <w:del w:id="1224" w:author="&lt;анонимный&gt;" w:date="2025-10-22T13:47:06Z">
              <w:r>
                <w:rPr>
                  <w:rFonts w:ascii="Courier New" w:hAnsi="Courier New"/>
                  <w:sz w:val="16"/>
                  <w:szCs w:val="16"/>
                </w:rPr>
                <w:delText>a[left + k] ← result[k]</w:delText>
              </w:r>
            </w:del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26" w:author="&lt;анонимный&gt;" w:date="2025-10-22T13:47:06Z"/>
              </w:rPr>
            </w:pPr>
            <w:del w:id="122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Рекурсивний алгоритм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28" w:author="&lt;анонимный&gt;" w:date="2025-10-22T13:47:06Z"/>
              </w:rPr>
            </w:pPr>
            <w:del w:id="1227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function MergeSortRecursive (A)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31" w:author="&lt;анонимный&gt;" w:date="2025-10-22T13:47:06Z"/>
              </w:rPr>
            </w:pPr>
            <w:del w:id="122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3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n ← length(A)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34" w:author="&lt;анонимный&gt;" w:date="2025-10-22T13:47:06Z"/>
              </w:rPr>
            </w:pPr>
            <w:del w:id="123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3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if n ≤ 1 then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37" w:author="&lt;анонимный&gt;" w:date="2025-10-22T13:47:06Z"/>
              </w:rPr>
            </w:pPr>
            <w:del w:id="123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236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return A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40" w:author="&lt;анонимный&gt;" w:date="2025-10-22T13:47:06Z"/>
              </w:rPr>
            </w:pPr>
            <w:del w:id="1238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3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mid ← n / 2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43" w:author="&lt;анонимный&gt;" w:date="2025-10-22T13:47:06Z"/>
              </w:rPr>
            </w:pPr>
            <w:del w:id="1241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4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left_half ← A[0...mid-1]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46" w:author="&lt;анонимный&gt;" w:date="2025-10-22T13:47:06Z"/>
              </w:rPr>
            </w:pPr>
            <w:del w:id="1244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4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right_half ← A[mid...n-1]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pacing w:val="-5"/>
                <w:sz w:val="16"/>
                <w:szCs w:val="16"/>
                <w:del w:id="1248" w:author="&lt;анонимный&gt;" w:date="2025-10-22T13:47:06Z"/>
              </w:rPr>
            </w:pPr>
            <w:del w:id="1247" w:author="&lt;анонимный&gt;" w:date="2025-10-22T13:47:06Z">
              <w:r>
                <w:rPr>
                  <w:rFonts w:ascii="Courier New" w:hAnsi="Courier New"/>
                  <w:spacing w:val="-5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51" w:author="&lt;анонимный&gt;" w:date="2025-10-22T13:47:06Z"/>
              </w:rPr>
            </w:pPr>
            <w:del w:id="124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5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sorted_left ← MergeSortRecursive(left_half)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54" w:author="&lt;анонимный&gt;" w:date="2025-10-22T13:47:06Z"/>
              </w:rPr>
            </w:pPr>
            <w:del w:id="125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5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sorted_right ← MergeSortRecursive(right_half)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57" w:author="&lt;анонимный&gt;" w:date="2025-10-22T13:47:06Z"/>
              </w:rPr>
            </w:pPr>
            <w:del w:id="125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56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return Merge(sorted_left, sorted_right)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pacing w:val="-5"/>
                <w:sz w:val="16"/>
                <w:szCs w:val="16"/>
                <w:del w:id="1259" w:author="&lt;анонимный&gt;" w:date="2025-10-22T13:47:06Z"/>
              </w:rPr>
            </w:pPr>
            <w:del w:id="1258" w:author="&lt;анонимный&gt;" w:date="2025-10-22T13:47:06Z">
              <w:r>
                <w:rPr>
                  <w:rFonts w:ascii="Courier New" w:hAnsi="Courier New"/>
                  <w:spacing w:val="-5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61" w:author="&lt;анонимный&gt;" w:date="2025-10-22T13:47:06Z"/>
              </w:rPr>
            </w:pPr>
            <w:del w:id="126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// Допоміжна функція для злиття двох відсортованих частин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63" w:author="&lt;анонимный&gt;" w:date="2025-10-22T13:47:06Z"/>
              </w:rPr>
            </w:pPr>
            <w:del w:id="126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function Merge(Left, Right):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66" w:author="&lt;анонимный&gt;" w:date="2025-10-22T13:47:06Z"/>
              </w:rPr>
            </w:pPr>
            <w:del w:id="1264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6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Result ← []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69" w:author="&lt;анонимный&gt;" w:date="2025-10-22T13:47:06Z"/>
              </w:rPr>
            </w:pPr>
            <w:del w:id="1267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68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i ← 0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72" w:author="&lt;анонимный&gt;" w:date="2025-10-22T13:47:06Z"/>
              </w:rPr>
            </w:pPr>
            <w:del w:id="127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71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j ← 0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75" w:author="&lt;анонимный&gt;" w:date="2025-10-22T13:47:06Z"/>
              </w:rPr>
            </w:pPr>
            <w:del w:id="127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74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while i &lt; length(Left) and j &lt; length(Right) do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78" w:author="&lt;анонимный&gt;" w:date="2025-10-22T13:47:06Z"/>
              </w:rPr>
            </w:pPr>
            <w:del w:id="1276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277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if Left[i] ≤ Right[j] then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81" w:author="&lt;анонимный&gt;" w:date="2025-10-22T13:47:06Z"/>
              </w:rPr>
            </w:pPr>
            <w:del w:id="127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    </w:delText>
              </w:r>
            </w:del>
            <w:del w:id="128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append Left[i] to Result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84" w:author="&lt;анонимный&gt;" w:date="2025-10-22T13:47:06Z"/>
              </w:rPr>
            </w:pPr>
            <w:del w:id="128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    </w:delText>
              </w:r>
            </w:del>
            <w:del w:id="128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i ← i + 1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87" w:author="&lt;анонимный&gt;" w:date="2025-10-22T13:47:06Z"/>
              </w:rPr>
            </w:pPr>
            <w:del w:id="128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286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else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90" w:author="&lt;анонимный&gt;" w:date="2025-10-22T13:47:06Z"/>
              </w:rPr>
            </w:pPr>
            <w:del w:id="1288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    </w:delText>
              </w:r>
            </w:del>
            <w:del w:id="128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append Right[j] to Result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93" w:author="&lt;анонимный&gt;" w:date="2025-10-22T13:47:06Z"/>
              </w:rPr>
            </w:pPr>
            <w:del w:id="1291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    </w:delText>
              </w:r>
            </w:del>
            <w:del w:id="129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j ← j + 1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96" w:author="&lt;анонимный&gt;" w:date="2025-10-22T13:47:06Z"/>
              </w:rPr>
            </w:pPr>
            <w:del w:id="1294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295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while i &lt; length(Left) do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299" w:author="&lt;анонимный&gt;" w:date="2025-10-22T13:47:06Z"/>
              </w:rPr>
            </w:pPr>
            <w:del w:id="1297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298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append Left[i] to Result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302" w:author="&lt;анонимный&gt;" w:date="2025-10-22T13:47:06Z"/>
              </w:rPr>
            </w:pPr>
            <w:del w:id="130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301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i ← i + 1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305" w:author="&lt;анонимный&gt;" w:date="2025-10-22T13:47:06Z"/>
              </w:rPr>
            </w:pPr>
            <w:del w:id="130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304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while j &lt; length(Right) do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308" w:author="&lt;анонимный&gt;" w:date="2025-10-22T13:47:06Z"/>
              </w:rPr>
            </w:pPr>
            <w:del w:id="1306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307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append Right[j] to Result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1311" w:author="&lt;анонимный&gt;" w:date="2025-10-22T13:47:06Z"/>
              </w:rPr>
            </w:pPr>
            <w:del w:id="1309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    </w:delText>
              </w:r>
            </w:del>
            <w:del w:id="1310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j ← j + 1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del w:id="1312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 xml:space="preserve">    </w:delText>
              </w:r>
            </w:del>
            <w:del w:id="1313" w:author="&lt;анонимный&gt;" w:date="2025-10-22T13:47:06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return Result</w:delText>
              </w:r>
            </w:del>
          </w:p>
        </w:tc>
      </w:tr>
    </w:tbl>
    <w:p>
      <w:pPr>
        <w:pStyle w:val="Style15"/>
        <w:spacing w:lineRule="auto" w:line="240"/>
        <w:ind w:hanging="0"/>
        <w:jc w:val="both"/>
        <w:rPr>
          <w:color w:val="000000"/>
          <w:del w:id="1317" w:author="&lt;анонимный&gt;" w:date="2025-10-22T13:52:26Z"/>
        </w:rPr>
      </w:pPr>
      <w:del w:id="1314" w:author="&lt;анонимный&gt;" w:date="2025-10-22T13:52:26Z">
        <w:r>
          <w:rPr/>
          <w:delText>​</w:delText>
        </w:r>
      </w:del>
      <w:del w:id="1315" w:author="&lt;анонимный&gt;" w:date="2025-10-22T13:52:26Z">
        <w:r>
          <mc:AlternateContent>
            <mc:Choice Requires="wps">
              <w:drawing>
                <wp:anchor behindDoc="1" distT="0" distB="635" distL="0" distR="0" simplePos="0" locked="0" layoutInCell="0" allowOverlap="1" relativeHeight="2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3" name="Graphic 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1316" w:author="&lt;анонимный&gt;" w:date="2025-10-22T13:52:26Z">
        <w:r>
          <w:rPr/>
          <w:delText>​</w:delText>
        </w:r>
      </w:del>
    </w:p>
    <w:p>
      <w:pPr>
        <w:pStyle w:val="Style15"/>
        <w:jc w:val="both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35" w:author="&lt;анонимный&gt;" w:date="2025-10-22T13:53:02Z"/>
        </w:rPr>
      </w:pPr>
      <w:moveFrom w:id="1318" w:author="&lt;анонимный&gt;" w:date="2025-10-22T13:52:26Z">
        <w:r>
          <w:rPr/>
          <w:t>Лістинг</w:t>
        </w:r>
      </w:moveFrom>
      <w:moveFrom w:id="1319" w:author="&lt;анонимный&gt;" w:date="2025-10-22T13:52:26Z">
        <w:r>
          <w:rPr>
            <w:spacing w:val="-9"/>
          </w:rPr>
          <w:t xml:space="preserve"> </w:t>
        </w:r>
      </w:moveFrom>
      <w:moveFrom w:id="1320" w:author="&lt;анонимный&gt;" w:date="2025-10-22T13:52:26Z">
        <w:r>
          <w:rPr/>
          <w:t>1</w:t>
        </w:r>
      </w:moveFrom>
      <w:moveFrom w:id="1321" w:author="&lt;анонимный&gt;" w:date="2025-10-22T13:52:26Z">
        <w:r>
          <w:rPr>
            <w:spacing w:val="-7"/>
          </w:rPr>
          <w:t xml:space="preserve"> </w:t>
        </w:r>
      </w:moveFrom>
      <w:moveFrom w:id="1322" w:author="&lt;анонимный&gt;" w:date="2025-10-22T13:52:26Z">
        <w:r>
          <w:rPr/>
          <w:t>–</w:t>
        </w:r>
      </w:moveFrom>
      <w:moveFrom w:id="1323" w:author="&lt;анонимный&gt;" w:date="2025-10-22T13:52:26Z">
        <w:r>
          <w:rPr>
            <w:spacing w:val="-6"/>
          </w:rPr>
          <w:t xml:space="preserve"> </w:t>
        </w:r>
      </w:moveFrom>
      <w:moveFrom w:id="1324" w:author="&lt;анонимный&gt;" w:date="2025-10-22T13:52:26Z">
        <w:r>
          <w:rPr/>
          <w:t>Python-код</w:t>
        </w:r>
      </w:moveFrom>
      <w:moveFrom w:id="1325" w:author="&lt;анонимный&gt;" w:date="2025-10-22T13:52:26Z">
        <w:r>
          <w:rPr>
            <w:spacing w:val="-7"/>
          </w:rPr>
          <w:t xml:space="preserve"> </w:t>
        </w:r>
      </w:moveFrom>
      <w:moveFrom w:id="1326" w:author="&lt;анонимный&gt;" w:date="2025-10-22T13:52:26Z">
        <w:r>
          <w:rPr/>
          <w:t>ітеративної</w:t>
        </w:r>
      </w:moveFrom>
      <w:moveFrom w:id="1327" w:author="&lt;анонимный&gt;" w:date="2025-10-22T13:52:26Z">
        <w:r>
          <w:rPr>
            <w:spacing w:val="-8"/>
          </w:rPr>
          <w:t xml:space="preserve"> </w:t>
        </w:r>
      </w:moveFrom>
      <w:moveFrom w:id="1328" w:author="&lt;анонимный&gt;" w:date="2025-10-22T13:52:26Z">
        <w:r>
          <w:rPr/>
          <w:t>реалізації</w:t>
        </w:r>
      </w:moveFrom>
      <w:moveFrom w:id="1329" w:author="&lt;анонимный&gt;" w:date="2025-10-22T13:52:26Z">
        <w:r>
          <w:rPr>
            <w:spacing w:val="-6"/>
          </w:rPr>
          <w:t xml:space="preserve"> </w:t>
        </w:r>
      </w:moveFrom>
      <w:moveFrom w:id="1330" w:author="&lt;анонимный&gt;" w:date="2025-10-22T13:52:26Z">
        <w:r>
          <w:rPr/>
          <w:t>алгоритму</w:t>
        </w:r>
      </w:moveFrom>
      <w:moveFrom w:id="1331" w:author="&lt;анонимный&gt;" w:date="2025-10-22T13:52:26Z">
        <w:r>
          <w:rPr>
            <w:spacing w:val="-5"/>
          </w:rPr>
          <w:t xml:space="preserve"> </w:t>
        </w:r>
      </w:moveFrom>
      <w:moveFrom w:id="1332" w:author="&lt;анонимный&gt;" w:date="2025-10-22T13:52:26Z">
        <w:r>
          <w:rPr/>
          <w:t>сортування</w:t>
        </w:r>
      </w:moveFrom>
      <w:moveFrom w:id="1333" w:author="&lt;анонимный&gt;" w:date="2025-10-22T13:52:26Z">
        <w:r>
          <w:rPr>
            <w:spacing w:val="-6"/>
          </w:rPr>
          <w:t xml:space="preserve"> </w:t>
        </w:r>
      </w:moveFrom>
      <w:moveFrom w:id="1334" w:author="&lt;анонимный&gt;" w:date="2025-10-22T13:52:26Z">
        <w:r>
          <w:rPr>
            <w:spacing w:val="-2"/>
          </w:rPr>
          <w:t>злиттям.</w:t>
        </w:r>
      </w:moveFrom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37" w:author="&lt;анонимный&gt;" w:date="2025-10-22T13:53:02Z"/>
        </w:rPr>
      </w:pPr>
      <w:del w:id="133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39" w:author="&lt;анонимный&gt;" w:date="2025-10-22T13:53:02Z"/>
        </w:rPr>
      </w:pPr>
      <w:del w:id="133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def merge_sort_iterative(A):</w:delText>
        </w:r>
      </w:del>
    </w:p>
    <w:p>
      <w:pPr>
        <w:pStyle w:val="BodyText"/>
        <w:rPr>
          <w:del w:id="1342" w:author="&lt;анонимный&gt;" w:date="2025-10-22T13:53:02Z"/>
        </w:rPr>
      </w:pPr>
      <w:del w:id="134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4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"""</w:delText>
        </w:r>
      </w:del>
    </w:p>
    <w:p>
      <w:pPr>
        <w:pStyle w:val="BodyText"/>
        <w:rPr>
          <w:del w:id="1345" w:author="&lt;анонимный&gt;" w:date="2025-10-22T13:53:02Z"/>
        </w:rPr>
      </w:pPr>
      <w:del w:id="134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4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Ітеративний алгоритм сортування злиттям (Bottom-up).</w:delText>
        </w:r>
      </w:del>
    </w:p>
    <w:p>
      <w:pPr>
        <w:pStyle w:val="BodyText"/>
        <w:rPr>
          <w:del w:id="1348" w:author="&lt;анонимный&gt;" w:date="2025-10-22T13:53:02Z"/>
        </w:rPr>
      </w:pPr>
      <w:del w:id="134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4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Включає підрахунок порівнянь та присвоєнь.</w:delText>
        </w:r>
      </w:del>
    </w:p>
    <w:p>
      <w:pPr>
        <w:pStyle w:val="BodyText"/>
        <w:rPr>
          <w:del w:id="1351" w:author="&lt;анонимный&gt;" w:date="2025-10-22T13:53:02Z"/>
        </w:rPr>
      </w:pPr>
      <w:del w:id="134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5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"""</w:delText>
        </w:r>
      </w:del>
    </w:p>
    <w:p>
      <w:pPr>
        <w:pStyle w:val="BodyText"/>
        <w:rPr>
          <w:del w:id="1354" w:author="&lt;анонимный&gt;" w:date="2025-10-22T13:53:02Z"/>
        </w:rPr>
      </w:pPr>
      <w:del w:id="135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5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n = len(A)</w:delText>
        </w:r>
      </w:del>
    </w:p>
    <w:p>
      <w:pPr>
        <w:pStyle w:val="BodyText"/>
        <w:rPr>
          <w:del w:id="1357" w:author="&lt;анонимный&gt;" w:date="2025-10-22T13:53:02Z"/>
        </w:rPr>
      </w:pPr>
      <w:del w:id="135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5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Створюємо копію масиву для роботи, щоб не змінювати оригінал</w:delText>
        </w:r>
      </w:del>
    </w:p>
    <w:p>
      <w:pPr>
        <w:pStyle w:val="BodyText"/>
        <w:rPr>
          <w:del w:id="1360" w:author="&lt;анонимный&gt;" w:date="2025-10-22T13:53:02Z"/>
        </w:rPr>
      </w:pPr>
      <w:del w:id="135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5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 = list(A)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62" w:author="&lt;анонимный&gt;" w:date="2025-10-22T13:53:02Z"/>
        </w:rPr>
      </w:pPr>
      <w:del w:id="136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65" w:author="&lt;анонимный&gt;" w:date="2025-10-22T13:53:02Z"/>
        </w:rPr>
      </w:pPr>
      <w:del w:id="136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6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= 0</w:delText>
        </w:r>
      </w:del>
    </w:p>
    <w:p>
      <w:pPr>
        <w:pStyle w:val="BodyText"/>
        <w:rPr>
          <w:del w:id="1368" w:author="&lt;анонимный&gt;" w:date="2025-10-22T13:53:02Z"/>
        </w:rPr>
      </w:pPr>
      <w:del w:id="136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6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= n  # Початкове присвоєння 'a = list(A)'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70" w:author="&lt;анонимный&gt;" w:date="2025-10-22T13:53:02Z"/>
        </w:rPr>
      </w:pPr>
      <w:del w:id="136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73" w:author="&lt;анонимный&gt;" w:date="2025-10-22T13:53:02Z"/>
        </w:rPr>
      </w:pPr>
      <w:del w:id="137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7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i = 1 # i - розмір підмасивів, що зливаються (1, 2, 4, 8...)</w:delText>
        </w:r>
      </w:del>
    </w:p>
    <w:p>
      <w:pPr>
        <w:pStyle w:val="BodyText"/>
        <w:rPr>
          <w:del w:id="1376" w:author="&lt;анонимный&gt;" w:date="2025-10-22T13:53:02Z"/>
        </w:rPr>
      </w:pPr>
      <w:del w:id="137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7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1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78" w:author="&lt;анонимный&gt;" w:date="2025-10-22T13:53:02Z"/>
        </w:rPr>
      </w:pPr>
      <w:del w:id="137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81" w:author="&lt;анонимный&gt;" w:date="2025-10-22T13:53:02Z"/>
        </w:rPr>
      </w:pPr>
      <w:del w:id="137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8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Основний цикл: ітерується по розміру блоків</w:delText>
        </w:r>
      </w:del>
    </w:p>
    <w:p>
      <w:pPr>
        <w:pStyle w:val="BodyText"/>
        <w:rPr>
          <w:del w:id="1384" w:author="&lt;анонимный&gt;" w:date="2025-10-22T13:53:02Z"/>
        </w:rPr>
      </w:pPr>
      <w:del w:id="138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38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while i &lt; n:</w:delText>
        </w:r>
      </w:del>
    </w:p>
    <w:p>
      <w:pPr>
        <w:pStyle w:val="BodyText"/>
        <w:rPr>
          <w:del w:id="1387" w:author="&lt;анонимный&gt;" w:date="2025-10-22T13:53:02Z"/>
        </w:rPr>
      </w:pPr>
      <w:del w:id="138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38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i &lt; n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89" w:author="&lt;анонимный&gt;" w:date="2025-10-22T13:53:02Z"/>
        </w:rPr>
      </w:pPr>
      <w:del w:id="138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92" w:author="&lt;анонимный&gt;" w:date="2025-10-22T13:53:02Z"/>
        </w:rPr>
      </w:pPr>
      <w:del w:id="139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39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j = 0 # j - початковий індекс першого підмасиву</w:delText>
        </w:r>
      </w:del>
    </w:p>
    <w:p>
      <w:pPr>
        <w:pStyle w:val="BodyText"/>
        <w:rPr>
          <w:del w:id="1395" w:author="&lt;анонимный&gt;" w:date="2025-10-22T13:53:02Z"/>
        </w:rPr>
      </w:pPr>
      <w:del w:id="139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39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1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397" w:author="&lt;анонимный&gt;" w:date="2025-10-22T13:53:02Z"/>
        </w:rPr>
      </w:pPr>
      <w:del w:id="139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00" w:author="&lt;анонимный&gt;" w:date="2025-10-22T13:53:02Z"/>
        </w:rPr>
      </w:pPr>
      <w:del w:id="139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39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Цикл по проходах: ітерується по масиву</w:delText>
        </w:r>
      </w:del>
    </w:p>
    <w:p>
      <w:pPr>
        <w:pStyle w:val="BodyText"/>
        <w:rPr>
          <w:del w:id="1403" w:author="&lt;анонимный&gt;" w:date="2025-10-22T13:53:02Z"/>
        </w:rPr>
      </w:pPr>
      <w:del w:id="140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40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while j &lt; n - i:</w:delText>
        </w:r>
      </w:del>
    </w:p>
    <w:p>
      <w:pPr>
        <w:pStyle w:val="BodyText"/>
        <w:rPr>
          <w:del w:id="1406" w:author="&lt;анонимный&gt;" w:date="2025-10-22T13:53:02Z"/>
        </w:rPr>
      </w:pPr>
      <w:del w:id="140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0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j &lt; n - i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08" w:author="&lt;анонимный&gt;" w:date="2025-10-22T13:53:02Z"/>
        </w:rPr>
      </w:pPr>
      <w:del w:id="140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11" w:author="&lt;анонимный&gt;" w:date="2025-10-22T13:53:02Z"/>
        </w:rPr>
      </w:pPr>
      <w:del w:id="140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1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left = j</w:delText>
        </w:r>
      </w:del>
    </w:p>
    <w:p>
      <w:pPr>
        <w:pStyle w:val="BodyText"/>
        <w:rPr>
          <w:del w:id="1414" w:author="&lt;анонимный&gt;" w:date="2025-10-22T13:53:02Z"/>
        </w:rPr>
      </w:pPr>
      <w:del w:id="141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1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mid = j + i</w:delText>
        </w:r>
      </w:del>
    </w:p>
    <w:p>
      <w:pPr>
        <w:pStyle w:val="BodyText"/>
        <w:rPr>
          <w:del w:id="1417" w:author="&lt;анонимный&gt;" w:date="2025-10-22T13:53:02Z"/>
        </w:rPr>
      </w:pPr>
      <w:del w:id="141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1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right = min(j + 2 * i, n)</w:delText>
        </w:r>
      </w:del>
    </w:p>
    <w:p>
      <w:pPr>
        <w:pStyle w:val="BodyText"/>
        <w:rPr>
          <w:del w:id="1420" w:author="&lt;анонимный&gt;" w:date="2025-10-22T13:53:02Z"/>
        </w:rPr>
      </w:pPr>
      <w:del w:id="141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1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3 # Присвоєння left, mid, right</w:delText>
        </w:r>
      </w:del>
    </w:p>
    <w:p>
      <w:pPr>
        <w:pStyle w:val="BodyText"/>
        <w:rPr>
          <w:del w:id="1423" w:author="&lt;анонимный&gt;" w:date="2025-10-22T13:53:02Z"/>
        </w:rPr>
      </w:pPr>
      <w:del w:id="142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2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в min()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25" w:author="&lt;анонимный&gt;" w:date="2025-10-22T13:53:02Z"/>
        </w:rPr>
      </w:pPr>
      <w:del w:id="142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28" w:author="&lt;анонимный&gt;" w:date="2025-10-22T13:53:02Z"/>
        </w:rPr>
      </w:pPr>
      <w:del w:id="142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2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--- Логіка злиття (Merge) ---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30" w:author="&lt;анонимный&gt;" w:date="2025-10-22T13:53:02Z"/>
        </w:rPr>
      </w:pPr>
      <w:del w:id="142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33" w:author="&lt;анонимный&gt;" w:date="2025-10-22T13:53:02Z"/>
        </w:rPr>
      </w:pPr>
      <w:del w:id="143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3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Створюємо тимчасові підмасиви</w:delText>
        </w:r>
      </w:del>
    </w:p>
    <w:p>
      <w:pPr>
        <w:pStyle w:val="BodyText"/>
        <w:rPr>
          <w:del w:id="1436" w:author="&lt;анонимный&gt;" w:date="2025-10-22T13:53:02Z"/>
        </w:rPr>
      </w:pPr>
      <w:del w:id="143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3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L = a[left:mid] </w:delText>
        </w:r>
      </w:del>
    </w:p>
    <w:p>
      <w:pPr>
        <w:pStyle w:val="BodyText"/>
        <w:rPr>
          <w:del w:id="1439" w:author="&lt;анонимный&gt;" w:date="2025-10-22T13:53:02Z"/>
        </w:rPr>
      </w:pPr>
      <w:del w:id="143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3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 = a[mid:right]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41" w:author="&lt;анонимный&gt;" w:date="2025-10-22T13:53:02Z"/>
        </w:rPr>
      </w:pPr>
      <w:del w:id="144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44" w:author="&lt;анонимный&gt;" w:date="2025-10-22T13:53:02Z"/>
        </w:rPr>
      </w:pPr>
      <w:del w:id="144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4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Присвоєння при копіюванні даних у тимчасові масиви</w:delText>
        </w:r>
      </w:del>
    </w:p>
    <w:p>
      <w:pPr>
        <w:pStyle w:val="BodyText"/>
        <w:rPr>
          <w:del w:id="1447" w:author="&lt;анонимный&gt;" w:date="2025-10-22T13:53:02Z"/>
        </w:rPr>
      </w:pPr>
      <w:del w:id="144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4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assignments += len(L) + len(R)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49" w:author="&lt;анонимный&gt;" w:date="2025-10-22T13:53:02Z"/>
        </w:rPr>
      </w:pPr>
      <w:del w:id="144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52" w:author="&lt;анонимный&gt;" w:date="2025-10-22T13:53:02Z"/>
        </w:rPr>
      </w:pPr>
      <w:del w:id="145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5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k = left   # Початковий індекс у вихідному масиві 'a'</w:delText>
        </w:r>
      </w:del>
    </w:p>
    <w:p>
      <w:pPr>
        <w:pStyle w:val="BodyText"/>
        <w:rPr>
          <w:del w:id="1455" w:author="&lt;анонимный&gt;" w:date="2025-10-22T13:53:02Z"/>
        </w:rPr>
      </w:pPr>
      <w:del w:id="145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5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l_idx = 0  # Індекс у L (Left)</w:delText>
        </w:r>
      </w:del>
    </w:p>
    <w:p>
      <w:pPr>
        <w:pStyle w:val="BodyText"/>
        <w:rPr>
          <w:del w:id="1458" w:author="&lt;анонимный&gt;" w:date="2025-10-22T13:53:02Z"/>
        </w:rPr>
      </w:pPr>
      <w:del w:id="145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5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r_idx = 0  # Індекс у R (Right)</w:delText>
        </w:r>
      </w:del>
    </w:p>
    <w:p>
      <w:pPr>
        <w:pStyle w:val="BodyText"/>
        <w:rPr>
          <w:del w:id="1461" w:author="&lt;анонимный&gt;" w:date="2025-10-22T13:53:02Z"/>
        </w:rPr>
      </w:pPr>
      <w:del w:id="145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6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assignments += 3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63" w:author="&lt;анонимный&gt;" w:date="2025-10-22T13:53:02Z"/>
        </w:rPr>
      </w:pPr>
      <w:del w:id="146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66" w:author="&lt;анонимный&gt;" w:date="2025-10-22T13:53:02Z"/>
        </w:rPr>
      </w:pPr>
      <w:del w:id="146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6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Злиття L та R у масив 'a'</w:delText>
        </w:r>
      </w:del>
    </w:p>
    <w:p>
      <w:pPr>
        <w:pStyle w:val="BodyText"/>
        <w:rPr>
          <w:del w:id="1469" w:author="&lt;анонимный&gt;" w:date="2025-10-22T13:53:02Z"/>
        </w:rPr>
      </w:pPr>
      <w:del w:id="146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46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while l_idx &lt; len(L) and r_idx &lt; len(R):</w:delText>
        </w:r>
      </w:del>
    </w:p>
    <w:p>
      <w:pPr>
        <w:pStyle w:val="BodyText"/>
        <w:rPr>
          <w:del w:id="1472" w:author="&lt;анонимный&gt;" w:date="2025-10-22T13:53:02Z"/>
        </w:rPr>
      </w:pPr>
      <w:del w:id="147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47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в умові while</w:delText>
        </w:r>
      </w:del>
    </w:p>
    <w:p>
      <w:pPr>
        <w:pStyle w:val="BodyText"/>
        <w:rPr>
          <w:del w:id="1475" w:author="&lt;анонимный&gt;" w:date="2025-10-22T13:53:02Z"/>
        </w:rPr>
      </w:pPr>
      <w:del w:id="147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47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в умові if: L[l_idx] &lt;= R[r_idx]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77" w:author="&lt;анонимный&gt;" w:date="2025-10-22T13:53:02Z"/>
        </w:rPr>
      </w:pPr>
      <w:del w:id="147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80" w:author="&lt;анонимный&gt;" w:date="2025-10-22T13:53:02Z"/>
        </w:rPr>
      </w:pPr>
      <w:del w:id="147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47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if L[l_idx] &lt;= R[r_idx]:</w:delText>
        </w:r>
      </w:del>
    </w:p>
    <w:p>
      <w:pPr>
        <w:pStyle w:val="BodyText"/>
        <w:rPr>
          <w:del w:id="1483" w:author="&lt;анонимный&gt;" w:date="2025-10-22T13:53:02Z"/>
        </w:rPr>
      </w:pPr>
      <w:del w:id="148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    </w:delText>
        </w:r>
      </w:del>
      <w:del w:id="148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a[k] = L[l_idx]</w:delText>
        </w:r>
      </w:del>
    </w:p>
    <w:p>
      <w:pPr>
        <w:pStyle w:val="BodyText"/>
        <w:rPr>
          <w:del w:id="1486" w:author="&lt;анонимный&gt;" w:date="2025-10-22T13:53:02Z"/>
        </w:rPr>
      </w:pPr>
      <w:del w:id="148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    </w:delText>
        </w:r>
      </w:del>
      <w:del w:id="148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l_idx += 1</w:delText>
        </w:r>
      </w:del>
    </w:p>
    <w:p>
      <w:pPr>
        <w:pStyle w:val="BodyText"/>
        <w:rPr>
          <w:del w:id="1489" w:author="&lt;анонимный&gt;" w:date="2025-10-22T13:53:02Z"/>
        </w:rPr>
      </w:pPr>
      <w:del w:id="148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48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else:</w:delText>
        </w:r>
      </w:del>
    </w:p>
    <w:p>
      <w:pPr>
        <w:pStyle w:val="BodyText"/>
        <w:rPr>
          <w:del w:id="1492" w:author="&lt;анонимный&gt;" w:date="2025-10-22T13:53:02Z"/>
        </w:rPr>
      </w:pPr>
      <w:del w:id="149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    </w:delText>
        </w:r>
      </w:del>
      <w:del w:id="149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a[k] = R[r_idx]</w:delText>
        </w:r>
      </w:del>
    </w:p>
    <w:p>
      <w:pPr>
        <w:pStyle w:val="BodyText"/>
        <w:rPr>
          <w:del w:id="1495" w:author="&lt;анонимный&gt;" w:date="2025-10-22T13:53:02Z"/>
        </w:rPr>
      </w:pPr>
      <w:del w:id="149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    </w:delText>
        </w:r>
      </w:del>
      <w:del w:id="149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r_idx += 1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497" w:author="&lt;анонимный&gt;" w:date="2025-10-22T13:53:02Z"/>
        </w:rPr>
      </w:pPr>
      <w:del w:id="149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00" w:author="&lt;анонимный&gt;" w:date="2025-10-22T13:53:02Z"/>
        </w:rPr>
      </w:pPr>
      <w:del w:id="149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49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k += 1</w:delText>
        </w:r>
      </w:del>
    </w:p>
    <w:p>
      <w:pPr>
        <w:pStyle w:val="BodyText"/>
        <w:rPr>
          <w:del w:id="1503" w:author="&lt;анонимный&gt;" w:date="2025-10-22T13:53:02Z"/>
        </w:rPr>
      </w:pPr>
      <w:del w:id="150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0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2 # Присвоєння a[k] та інкремент l_idx/r_idx</w:delText>
        </w:r>
      </w:del>
    </w:p>
    <w:p>
      <w:pPr>
        <w:pStyle w:val="BodyText"/>
        <w:rPr>
          <w:del w:id="1506" w:author="&lt;анонимный&gt;" w:date="2025-10-22T13:53:02Z"/>
        </w:rPr>
      </w:pPr>
      <w:del w:id="150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0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1 # Присвоєння k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08" w:author="&lt;анонимный&gt;" w:date="2025-10-22T13:53:02Z"/>
        </w:rPr>
      </w:pPr>
      <w:del w:id="150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11" w:author="&lt;анонимный&gt;" w:date="2025-10-22T13:53:02Z"/>
        </w:rPr>
      </w:pPr>
      <w:del w:id="150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1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Додаємо залишки з L</w:delText>
        </w:r>
      </w:del>
    </w:p>
    <w:p>
      <w:pPr>
        <w:pStyle w:val="BodyText"/>
        <w:rPr>
          <w:del w:id="1514" w:author="&lt;анонимный&gt;" w:date="2025-10-22T13:53:02Z"/>
        </w:rPr>
      </w:pPr>
      <w:del w:id="151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1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while l_idx &lt; len(L):</w:delText>
        </w:r>
      </w:del>
    </w:p>
    <w:p>
      <w:pPr>
        <w:pStyle w:val="BodyText"/>
        <w:rPr>
          <w:del w:id="1517" w:author="&lt;анонимный&gt;" w:date="2025-10-22T13:53:02Z"/>
        </w:rPr>
      </w:pPr>
      <w:del w:id="151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1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в умові while</w:delText>
        </w:r>
      </w:del>
    </w:p>
    <w:p>
      <w:pPr>
        <w:pStyle w:val="BodyText"/>
        <w:rPr>
          <w:del w:id="1520" w:author="&lt;анонимный&gt;" w:date="2025-10-22T13:53:02Z"/>
        </w:rPr>
      </w:pPr>
      <w:del w:id="151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1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a[k] = L[l_idx]</w:delText>
        </w:r>
      </w:del>
    </w:p>
    <w:p>
      <w:pPr>
        <w:pStyle w:val="BodyText"/>
        <w:rPr>
          <w:del w:id="1523" w:author="&lt;анонимный&gt;" w:date="2025-10-22T13:53:02Z"/>
        </w:rPr>
      </w:pPr>
      <w:del w:id="152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2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k += 1</w:delText>
        </w:r>
      </w:del>
    </w:p>
    <w:p>
      <w:pPr>
        <w:pStyle w:val="BodyText"/>
        <w:rPr>
          <w:del w:id="1526" w:author="&lt;анонимный&gt;" w:date="2025-10-22T13:53:02Z"/>
        </w:rPr>
      </w:pPr>
      <w:del w:id="152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2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l_idx += 1</w:delText>
        </w:r>
      </w:del>
    </w:p>
    <w:p>
      <w:pPr>
        <w:pStyle w:val="BodyText"/>
        <w:rPr>
          <w:del w:id="1529" w:author="&lt;анонимный&gt;" w:date="2025-10-22T13:53:02Z"/>
        </w:rPr>
      </w:pPr>
      <w:del w:id="152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2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3 # Присвоєння a[k], k, l_idx</w:delText>
        </w:r>
      </w:del>
    </w:p>
    <w:p>
      <w:pPr>
        <w:pStyle w:val="BodyText"/>
        <w:rPr>
          <w:del w:id="1532" w:author="&lt;анонимный&gt;" w:date="2025-10-22T13:53:02Z"/>
        </w:rPr>
      </w:pPr>
      <w:del w:id="153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3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Порівняння, що завершило цикл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34" w:author="&lt;анонимный&gt;" w:date="2025-10-22T13:53:02Z"/>
        </w:rPr>
      </w:pPr>
      <w:del w:id="153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37" w:author="&lt;анонимный&gt;" w:date="2025-10-22T13:53:02Z"/>
        </w:rPr>
      </w:pPr>
      <w:del w:id="153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3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Додаємо залишки з R</w:delText>
        </w:r>
      </w:del>
    </w:p>
    <w:p>
      <w:pPr>
        <w:pStyle w:val="BodyText"/>
        <w:rPr>
          <w:del w:id="1540" w:author="&lt;анонимный&gt;" w:date="2025-10-22T13:53:02Z"/>
        </w:rPr>
      </w:pPr>
      <w:del w:id="153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3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while r_idx &lt; len(R):</w:delText>
        </w:r>
      </w:del>
    </w:p>
    <w:p>
      <w:pPr>
        <w:pStyle w:val="BodyText"/>
        <w:rPr>
          <w:del w:id="1543" w:author="&lt;анонимный&gt;" w:date="2025-10-22T13:53:02Z"/>
        </w:rPr>
      </w:pPr>
      <w:del w:id="154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4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в умові while</w:delText>
        </w:r>
      </w:del>
    </w:p>
    <w:p>
      <w:pPr>
        <w:pStyle w:val="BodyText"/>
        <w:rPr>
          <w:del w:id="1546" w:author="&lt;анонимный&gt;" w:date="2025-10-22T13:53:02Z"/>
        </w:rPr>
      </w:pPr>
      <w:del w:id="154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4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a[k] = R[r_idx]</w:delText>
        </w:r>
      </w:del>
    </w:p>
    <w:p>
      <w:pPr>
        <w:pStyle w:val="BodyText"/>
        <w:rPr>
          <w:del w:id="1549" w:author="&lt;анонимный&gt;" w:date="2025-10-22T13:53:02Z"/>
        </w:rPr>
      </w:pPr>
      <w:del w:id="154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4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k += 1</w:delText>
        </w:r>
      </w:del>
    </w:p>
    <w:p>
      <w:pPr>
        <w:pStyle w:val="BodyText"/>
        <w:rPr>
          <w:del w:id="1552" w:author="&lt;анонимный&gt;" w:date="2025-10-22T13:53:02Z"/>
        </w:rPr>
      </w:pPr>
      <w:del w:id="155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5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r_idx += 1</w:delText>
        </w:r>
      </w:del>
    </w:p>
    <w:p>
      <w:pPr>
        <w:pStyle w:val="BodyText"/>
        <w:rPr>
          <w:del w:id="1555" w:author="&lt;анонимный&gt;" w:date="2025-10-22T13:53:02Z"/>
        </w:rPr>
      </w:pPr>
      <w:del w:id="155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    </w:delText>
        </w:r>
      </w:del>
      <w:del w:id="155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3 # Присвоєння a[k], k, r_idx</w:delText>
        </w:r>
      </w:del>
    </w:p>
    <w:p>
      <w:pPr>
        <w:pStyle w:val="BodyText"/>
        <w:rPr>
          <w:del w:id="1558" w:author="&lt;анонимный&gt;" w:date="2025-10-22T13:53:02Z"/>
        </w:rPr>
      </w:pPr>
      <w:del w:id="155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5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Порівняння, що завершило цикл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60" w:author="&lt;анонимный&gt;" w:date="2025-10-22T13:53:02Z"/>
        </w:rPr>
      </w:pPr>
      <w:del w:id="155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63" w:author="&lt;анонимный&gt;" w:date="2025-10-22T13:53:02Z"/>
        </w:rPr>
      </w:pPr>
      <w:del w:id="156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6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--- Кінець логіки злиття ---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65" w:author="&lt;анонимный&gt;" w:date="2025-10-22T13:53:02Z"/>
        </w:rPr>
      </w:pPr>
      <w:del w:id="156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68" w:author="&lt;анонимный&gt;" w:date="2025-10-22T13:53:02Z"/>
        </w:rPr>
      </w:pPr>
      <w:del w:id="1566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6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j += 2 * i</w:delText>
        </w:r>
      </w:del>
    </w:p>
    <w:p>
      <w:pPr>
        <w:pStyle w:val="BodyText"/>
        <w:rPr>
          <w:del w:id="1571" w:author="&lt;анонимный&gt;" w:date="2025-10-22T13:53:02Z"/>
        </w:rPr>
      </w:pPr>
      <w:del w:id="156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    </w:delText>
        </w:r>
      </w:del>
      <w:del w:id="157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1 # Присвоєння j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73" w:author="&lt;анонимный&gt;" w:date="2025-10-22T13:53:02Z"/>
        </w:rPr>
      </w:pPr>
      <w:del w:id="157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76" w:author="&lt;анонимный&gt;" w:date="2025-10-22T13:53:02Z"/>
        </w:rPr>
      </w:pPr>
      <w:del w:id="1574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57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j &lt; n - i, що завершило внутрішній цикл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78" w:author="&lt;анонимный&gt;" w:date="2025-10-22T13:53:02Z"/>
        </w:rPr>
      </w:pPr>
      <w:del w:id="157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81" w:author="&lt;анонимный&gt;" w:date="2025-10-22T13:53:02Z"/>
        </w:rPr>
      </w:pPr>
      <w:del w:id="157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58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i *= 2</w:delText>
        </w:r>
      </w:del>
    </w:p>
    <w:p>
      <w:pPr>
        <w:pStyle w:val="BodyText"/>
        <w:rPr>
          <w:del w:id="1584" w:author="&lt;анонимный&gt;" w:date="2025-10-22T13:53:02Z"/>
        </w:rPr>
      </w:pPr>
      <w:del w:id="158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    </w:delText>
        </w:r>
      </w:del>
      <w:del w:id="158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assignments += 1 # Присвоєння i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86" w:author="&lt;анонимный&gt;" w:date="2025-10-22T13:53:02Z"/>
        </w:rPr>
      </w:pPr>
      <w:del w:id="158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89" w:author="&lt;анонимный&gt;" w:date="2025-10-22T13:53:02Z"/>
        </w:rPr>
      </w:pPr>
      <w:del w:id="158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588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comparisons += 1 # Порівняння i &lt; n, що завершило зовнішній цикл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91" w:author="&lt;анонимный&gt;" w:date="2025-10-22T13:53:02Z"/>
        </w:rPr>
      </w:pPr>
      <w:del w:id="1590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94" w:author="&lt;анонимный&gt;" w:date="2025-10-22T13:53:02Z"/>
        </w:rPr>
      </w:pPr>
      <w:del w:id="1592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   </w:delText>
        </w:r>
      </w:del>
      <w:del w:id="159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return a, comparisons, assignments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96" w:author="&lt;анонимный&gt;" w:date="2025-10-22T13:53:02Z"/>
        </w:rPr>
      </w:pPr>
      <w:del w:id="159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598" w:author="&lt;анонимный&gt;" w:date="2025-10-22T13:53:02Z"/>
        </w:rPr>
      </w:pPr>
      <w:del w:id="159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Приклад використання</w:delText>
        </w:r>
      </w:del>
    </w:p>
    <w:p>
      <w:pPr>
        <w:pStyle w:val="BodyText"/>
        <w:rPr>
          <w:del w:id="1600" w:author="&lt;анонимный&gt;" w:date="2025-10-22T13:53:02Z"/>
        </w:rPr>
      </w:pPr>
      <w:del w:id="159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my_list = [58, 5, 50, 99, 61, 32, 27, 45, 75]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02" w:author="&lt;анонимный&gt;" w:date="2025-10-22T13:53:02Z"/>
        </w:rPr>
      </w:pPr>
      <w:del w:id="160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04" w:author="&lt;анонимный&gt;" w:date="2025-10-22T13:53:02Z"/>
        </w:rPr>
      </w:pPr>
      <w:del w:id="160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# Виконання сортування та отримання лічильників</w:delText>
        </w:r>
      </w:del>
    </w:p>
    <w:p>
      <w:pPr>
        <w:pStyle w:val="BodyText"/>
        <w:rPr>
          <w:del w:id="1606" w:author="&lt;анонимный&gt;" w:date="2025-10-22T13:53:02Z"/>
        </w:rPr>
      </w:pPr>
      <w:del w:id="160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sorted_list, comps, assigs = merge_sort_iterative(my_list.copy())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08" w:author="&lt;анонимный&gt;" w:date="2025-10-22T13:53:02Z"/>
        </w:rPr>
      </w:pPr>
      <w:del w:id="160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10" w:author="&lt;анонимный&gt;" w:date="2025-10-22T13:53:02Z"/>
        </w:rPr>
      </w:pPr>
      <w:del w:id="1609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print(f"Оригінальний список: {my_list}")</w:delText>
        </w:r>
      </w:del>
    </w:p>
    <w:p>
      <w:pPr>
        <w:pStyle w:val="BodyText"/>
        <w:rPr>
          <w:del w:id="1612" w:author="&lt;анонимный&gt;" w:date="2025-10-22T13:53:02Z"/>
        </w:rPr>
      </w:pPr>
      <w:del w:id="1611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print(f"Відсортований список: {sorted_list}")</w:delText>
        </w:r>
      </w:del>
    </w:p>
    <w:p>
      <w:pPr>
        <w:pStyle w:val="BodyText"/>
        <w:rPr>
          <w:del w:id="1614" w:author="&lt;анонимный&gt;" w:date="2025-10-22T13:53:02Z"/>
        </w:rPr>
      </w:pPr>
      <w:del w:id="1613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print(f"Кількість порівнянь: {comps}")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16" w:author="&lt;анонимный&gt;" w:date="2025-10-22T13:53:02Z"/>
        </w:rPr>
      </w:pPr>
      <w:del w:id="1615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print(f"Кількість присвоєнь: {assigs}")</w:delText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18" w:author="&lt;анонимный&gt;" w:date="2025-10-22T13:53:02Z"/>
        </w:rPr>
      </w:pPr>
      <w:del w:id="1617" w:author="&lt;анонимный&gt;" w:date="2025-10-22T13:53:02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Style15"/>
        <w:rPr>
          <w:rFonts w:ascii="Courier New" w:hAnsi="Courier New"/>
          <w:b w:val="false"/>
          <w:bCs w:val="false"/>
          <w:color w:val="000000"/>
          <w:spacing w:val="-2"/>
          <w:sz w:val="16"/>
          <w:szCs w:val="16"/>
          <w:shd w:fill="auto" w:val="clear"/>
          <w:del w:id="1620" w:author="&lt;анонимный&gt;" w:date="2025-10-22T13:59:59Z"/>
        </w:rPr>
      </w:pPr>
      <w:del w:id="161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pacing w:val="-2"/>
            <w:sz w:val="16"/>
            <w:szCs w:val="16"/>
            <w:shd w:fill="auto" w:val="clear"/>
          </w:rPr>
        </w:r>
      </w:del>
    </w:p>
    <w:p>
      <w:pPr>
        <w:pStyle w:val="BodyText"/>
        <w:spacing w:before="7" w:after="0"/>
        <w:ind w:left="0" w:right="0"/>
        <w:rPr>
          <w:rFonts w:ascii="Courier New" w:hAnsi="Courier New"/>
          <w:del w:id="1622" w:author="&lt;анонимный&gt;" w:date="2025-10-22T13:59:59Z"/>
        </w:rPr>
      </w:pPr>
      <w:del w:id="1621" w:author="&lt;анонимный&gt;" w:date="2025-10-22T13:59:59Z">
        <w:r>
          <w:rPr>
            <w:rFonts w:ascii="Courier New" w:hAnsi="Courier New"/>
          </w:rPr>
        </w:r>
      </w:del>
    </w:p>
    <w:p>
      <w:pPr>
        <w:pStyle w:val="BodyText"/>
        <w:rPr>
          <w:del w:id="1641" w:author="&lt;анонимный&gt;" w:date="2025-10-22T13:59:59Z"/>
        </w:rPr>
      </w:pPr>
      <w:del w:id="1623" w:author="&lt;анонимный&gt;" w:date="2025-10-22T13:59:59Z">
        <w:r>
          <mc:AlternateContent>
            <mc:Choice Requires="wps">
              <w:drawing>
                <wp:anchor behindDoc="1" distT="0" distB="635" distL="0" distR="0" simplePos="0" locked="0" layoutInCell="0" allowOverlap="1" relativeHeight="2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" name="Graphic 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1624" w:author="&lt;анонимный&gt;" w:date="2025-10-22T13:59:59Z">
        <w:r>
          <w:rPr/>
          <w:delText>Лістинг</w:delText>
        </w:r>
      </w:del>
      <w:del w:id="1625" w:author="&lt;анонимный&gt;" w:date="2025-10-22T13:59:59Z">
        <w:r>
          <w:rPr>
            <w:spacing w:val="-9"/>
          </w:rPr>
          <w:delText xml:space="preserve"> </w:delText>
        </w:r>
      </w:del>
      <w:del w:id="1626" w:author="&lt;анонимный&gt;" w:date="2025-10-22T13:59:59Z">
        <w:r>
          <w:rPr/>
          <w:delText>2</w:delText>
        </w:r>
      </w:del>
      <w:del w:id="1627" w:author="&lt;анонимный&gt;" w:date="2025-10-22T13:59:59Z">
        <w:r>
          <w:rPr>
            <w:spacing w:val="-9"/>
          </w:rPr>
          <w:delText xml:space="preserve"> </w:delText>
        </w:r>
      </w:del>
      <w:del w:id="1628" w:author="&lt;анонимный&gt;" w:date="2025-10-22T13:59:59Z">
        <w:r>
          <w:rPr/>
          <w:delText>–</w:delText>
        </w:r>
      </w:del>
      <w:del w:id="1629" w:author="&lt;анонимный&gt;" w:date="2025-10-22T13:59:59Z">
        <w:r>
          <w:rPr>
            <w:spacing w:val="-6"/>
          </w:rPr>
          <w:delText xml:space="preserve"> </w:delText>
        </w:r>
      </w:del>
      <w:del w:id="1630" w:author="&lt;анонимный&gt;" w:date="2025-10-22T13:59:59Z">
        <w:r>
          <w:rPr/>
          <w:delText>Python-код</w:delText>
        </w:r>
      </w:del>
      <w:del w:id="1631" w:author="&lt;анонимный&gt;" w:date="2025-10-22T13:59:59Z">
        <w:r>
          <w:rPr>
            <w:spacing w:val="-9"/>
          </w:rPr>
          <w:delText xml:space="preserve"> </w:delText>
        </w:r>
      </w:del>
      <w:del w:id="1632" w:author="&lt;анонимный&gt;" w:date="2025-10-22T13:59:59Z">
        <w:r>
          <w:rPr/>
          <w:delText>рекурсивної</w:delText>
        </w:r>
      </w:del>
      <w:del w:id="1633" w:author="&lt;анонимный&gt;" w:date="2025-10-22T13:59:59Z">
        <w:r>
          <w:rPr>
            <w:spacing w:val="-9"/>
          </w:rPr>
          <w:delText xml:space="preserve"> </w:delText>
        </w:r>
      </w:del>
      <w:del w:id="1634" w:author="&lt;анонимный&gt;" w:date="2025-10-22T13:59:59Z">
        <w:r>
          <w:rPr/>
          <w:delText>реалізації</w:delText>
        </w:r>
      </w:del>
      <w:del w:id="1635" w:author="&lt;анонимный&gt;" w:date="2025-10-22T13:59:59Z">
        <w:r>
          <w:rPr>
            <w:spacing w:val="-6"/>
          </w:rPr>
          <w:delText xml:space="preserve"> </w:delText>
        </w:r>
      </w:del>
      <w:del w:id="1636" w:author="&lt;анонимный&gt;" w:date="2025-10-22T13:59:59Z">
        <w:r>
          <w:rPr/>
          <w:delText>алгоритму</w:delText>
        </w:r>
      </w:del>
      <w:del w:id="1637" w:author="&lt;анонимный&gt;" w:date="2025-10-22T13:59:59Z">
        <w:r>
          <w:rPr>
            <w:spacing w:val="-6"/>
          </w:rPr>
          <w:delText xml:space="preserve"> </w:delText>
        </w:r>
      </w:del>
      <w:del w:id="1638" w:author="&lt;анонимный&gt;" w:date="2025-10-22T13:59:59Z">
        <w:r>
          <w:rPr/>
          <w:delText>сортування</w:delText>
        </w:r>
      </w:del>
      <w:del w:id="1639" w:author="&lt;анонимный&gt;" w:date="2025-10-22T13:59:59Z">
        <w:r>
          <w:rPr>
            <w:spacing w:val="-6"/>
          </w:rPr>
          <w:delText xml:space="preserve"> </w:delText>
        </w:r>
      </w:del>
      <w:del w:id="1640" w:author="&lt;анонимный&gt;" w:date="2025-10-22T13:59:59Z">
        <w:r>
          <w:rPr>
            <w:spacing w:val="-2"/>
          </w:rPr>
          <w:delText>злиттям.</w:delText>
        </w:r>
      </w:del>
    </w:p>
    <w:p>
      <w:pPr>
        <w:pStyle w:val="Style15"/>
        <w:spacing w:lineRule="auto" w:line="240" w:before="1" w:after="0"/>
        <w:ind w:hanging="480" w:left="611" w:right="4926"/>
        <w:jc w:val="left"/>
        <w:rPr>
          <w:del w:id="1643" w:author="&lt;анонимный&gt;" w:date="2025-10-22T13:59:59Z"/>
        </w:rPr>
      </w:pPr>
      <w:del w:id="1642" w:author="&lt;анонимный&gt;" w:date="2025-10-22T13:59:59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def merge(left, right):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46" w:author="&lt;анонимный&gt;" w:date="2025-10-22T13:59:59Z"/>
        </w:rPr>
      </w:pPr>
      <w:del w:id="164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4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"""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49" w:author="&lt;анонимный&gt;" w:date="2025-10-22T13:59:59Z"/>
        </w:rPr>
      </w:pPr>
      <w:del w:id="164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4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Допоміжна функція для злиття двох відсортованих списків.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52" w:author="&lt;анонимный&gt;" w:date="2025-10-22T13:59:59Z"/>
        </w:rPr>
      </w:pPr>
      <w:del w:id="165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5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Підраховує порівняння та присвоєння під час злиття.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55" w:author="&lt;анонимный&gt;" w:date="2025-10-22T13:59:59Z"/>
        </w:rPr>
      </w:pPr>
      <w:del w:id="165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5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"""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58" w:author="&lt;анонимный&gt;" w:date="2025-10-22T13:59:59Z"/>
        </w:rPr>
      </w:pPr>
      <w:del w:id="165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5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 = []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61" w:author="&lt;анонимный&gt;" w:date="2025-10-22T13:59:59Z"/>
        </w:rPr>
      </w:pPr>
      <w:del w:id="165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6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= 0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64" w:author="&lt;анонимный&gt;" w:date="2025-10-22T13:59:59Z"/>
        </w:rPr>
      </w:pPr>
      <w:del w:id="166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6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Присвоєння: 1 для merged_arr, 1 для i, 1 для j (хоча i=0, j=0)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67" w:author="&lt;анонимный&gt;" w:date="2025-10-22T13:59:59Z"/>
        </w:rPr>
      </w:pPr>
      <w:del w:id="166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6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assignments = 3 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669" w:author="&lt;анонимный&gt;" w:date="2025-10-22T13:59:59Z"/>
        </w:rPr>
      </w:pPr>
      <w:del w:id="166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72" w:author="&lt;анонимный&gt;" w:date="2025-10-22T13:59:59Z"/>
        </w:rPr>
      </w:pPr>
      <w:del w:id="167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7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= 0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75" w:author="&lt;анонимный&gt;" w:date="2025-10-22T13:59:59Z"/>
        </w:rPr>
      </w:pPr>
      <w:del w:id="167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7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= 0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677" w:author="&lt;анонимный&gt;" w:date="2025-10-22T13:59:59Z"/>
        </w:rPr>
      </w:pPr>
      <w:del w:id="167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80" w:author="&lt;анонимный&gt;" w:date="2025-10-22T13:59:59Z"/>
        </w:rPr>
      </w:pPr>
      <w:del w:id="167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7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Зливаємо елементи з обох масивів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83" w:author="&lt;анонимный&gt;" w:date="2025-10-22T13:59:59Z"/>
        </w:rPr>
      </w:pPr>
      <w:del w:id="168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68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i &lt; len(left) and j &lt; len(right):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86" w:author="&lt;анонимный&gt;" w:date="2025-10-22T13:59:59Z"/>
        </w:rPr>
      </w:pPr>
      <w:del w:id="168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68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2  # Порівняння в умові while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688" w:author="&lt;анонимный&gt;" w:date="2025-10-22T13:59:59Z"/>
        </w:rPr>
      </w:pPr>
      <w:del w:id="168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91" w:author="&lt;анонимный&gt;" w:date="2025-10-22T13:59:59Z"/>
        </w:rPr>
      </w:pPr>
      <w:del w:id="168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69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 # Порівняння в умові if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94" w:author="&lt;анонимный&gt;" w:date="2025-10-22T13:59:59Z"/>
        </w:rPr>
      </w:pPr>
      <w:del w:id="169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69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if left[i] &lt;= right[j]: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697" w:author="&lt;анонимный&gt;" w:date="2025-10-22T13:59:59Z"/>
        </w:rPr>
      </w:pPr>
      <w:del w:id="169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    </w:delText>
        </w:r>
      </w:del>
      <w:del w:id="169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merged_arr.append(left[i])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00" w:author="&lt;анонимный&gt;" w:date="2025-10-22T13:59:59Z"/>
        </w:rPr>
      </w:pPr>
      <w:del w:id="169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    </w:delText>
        </w:r>
      </w:del>
      <w:del w:id="169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+= 1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03" w:author="&lt;анонимный&gt;" w:date="2025-10-22T13:59:59Z"/>
        </w:rPr>
      </w:pPr>
      <w:del w:id="170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0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else: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06" w:author="&lt;анонимный&gt;" w:date="2025-10-22T13:59:59Z"/>
        </w:rPr>
      </w:pPr>
      <w:del w:id="170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    </w:delText>
        </w:r>
      </w:del>
      <w:del w:id="170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merged_arr.append(right[j])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09" w:author="&lt;анонимный&gt;" w:date="2025-10-22T13:59:59Z"/>
        </w:rPr>
      </w:pPr>
      <w:del w:id="170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    </w:delText>
        </w:r>
      </w:del>
      <w:del w:id="170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+= 1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12" w:author="&lt;анонимный&gt;" w:date="2025-10-22T13:59:59Z"/>
        </w:rPr>
      </w:pPr>
      <w:del w:id="171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1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2  # Присвоєння (append) + присвоєння (i+=1 або j+=1)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714" w:author="&lt;анонимный&gt;" w:date="2025-10-22T13:59:59Z"/>
        </w:rPr>
      </w:pPr>
      <w:del w:id="171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17" w:author="&lt;анонимный&gt;" w:date="2025-10-22T13:59:59Z"/>
        </w:rPr>
      </w:pPr>
      <w:del w:id="171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1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# Фінальне порівняння в умові while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719" w:author="&lt;анонимный&gt;" w:date="2025-10-22T13:59:59Z"/>
        </w:rPr>
      </w:pPr>
      <w:del w:id="171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22" w:author="&lt;анонимный&gt;" w:date="2025-10-22T13:59:59Z"/>
        </w:rPr>
      </w:pPr>
      <w:del w:id="172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2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Додаємо елементи, що залишилися з лівого масиву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25" w:author="&lt;анонимный&gt;" w:date="2025-10-22T13:59:59Z"/>
        </w:rPr>
      </w:pPr>
      <w:del w:id="172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2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i &lt; len(left):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28" w:author="&lt;анонимный&gt;" w:date="2025-10-22T13:59:59Z"/>
        </w:rPr>
      </w:pPr>
      <w:del w:id="172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2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 # Порівняння в умові while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31" w:author="&lt;анонимный&gt;" w:date="2025-10-22T13:59:59Z"/>
        </w:rPr>
      </w:pPr>
      <w:del w:id="172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3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merged_arr.append(left[i])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34" w:author="&lt;анонимный&gt;" w:date="2025-10-22T13:59:59Z"/>
        </w:rPr>
      </w:pPr>
      <w:del w:id="173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3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+= 1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37" w:author="&lt;анонимный&gt;" w:date="2025-10-22T13:59:59Z"/>
        </w:rPr>
      </w:pPr>
      <w:del w:id="173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3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2  # Присвоєння (append) + присвоєння (i+=1)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40" w:author="&lt;анонимный&gt;" w:date="2025-10-22T13:59:59Z"/>
        </w:rPr>
      </w:pPr>
      <w:del w:id="173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3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 # Фінальне порівняння в умові while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742" w:author="&lt;анонимный&gt;" w:date="2025-10-22T13:59:59Z"/>
        </w:rPr>
      </w:pPr>
      <w:del w:id="174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45" w:author="&lt;анонимный&gt;" w:date="2025-10-22T13:59:59Z"/>
        </w:rPr>
      </w:pPr>
      <w:del w:id="174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4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Додаємо елементи, що залишилися з правого масиву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48" w:author="&lt;анонимный&gt;" w:date="2025-10-22T13:59:59Z"/>
        </w:rPr>
      </w:pPr>
      <w:del w:id="174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4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j &lt; len(right):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51" w:author="&lt;анонимный&gt;" w:date="2025-10-22T13:59:59Z"/>
        </w:rPr>
      </w:pPr>
      <w:del w:id="174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5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 # Порівняння в умові while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54" w:author="&lt;анонимный&gt;" w:date="2025-10-22T13:59:59Z"/>
        </w:rPr>
      </w:pPr>
      <w:del w:id="175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5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merged_arr.append(right[j])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57" w:author="&lt;анонимный&gt;" w:date="2025-10-22T13:59:59Z"/>
        </w:rPr>
      </w:pPr>
      <w:del w:id="175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5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+= 1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60" w:author="&lt;анонимный&gt;" w:date="2025-10-22T13:59:59Z"/>
        </w:rPr>
      </w:pPr>
      <w:del w:id="175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75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2  # Присвоєння (append) + присвоєння (j+=1)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63" w:author="&lt;анонимный&gt;" w:date="2025-10-22T13:59:59Z"/>
        </w:rPr>
      </w:pPr>
      <w:del w:id="176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6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 # Фінальне порівняння в умові while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765" w:author="&lt;анонимный&gt;" w:date="2025-10-22T13:59:59Z"/>
        </w:rPr>
      </w:pPr>
      <w:del w:id="176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68" w:author="&lt;анонимный&gt;" w:date="2025-10-22T13:59:59Z"/>
        </w:rPr>
      </w:pPr>
      <w:del w:id="176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6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return merged_arr, comparisons, assignments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770" w:author="&lt;анонимный&gt;" w:date="2025-10-22T13:59:59Z"/>
        </w:rPr>
      </w:pPr>
      <w:del w:id="176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72" w:author="&lt;анонимный&gt;" w:date="2025-10-22T13:59:59Z"/>
        </w:rPr>
      </w:pPr>
      <w:del w:id="177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def merge_sort_recursive_with_counters(arr):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75" w:author="&lt;анонимный&gt;" w:date="2025-10-22T13:59:59Z"/>
        </w:rPr>
      </w:pPr>
      <w:del w:id="177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7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"""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78" w:author="&lt;анонимный&gt;" w:date="2025-10-22T13:59:59Z"/>
        </w:rPr>
      </w:pPr>
      <w:del w:id="177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7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Рекурсивна функція сортування злиттям з підрахунком операцій.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81" w:author="&lt;анонимный&gt;" w:date="2025-10-22T13:59:59Z"/>
        </w:rPr>
      </w:pPr>
      <w:del w:id="177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8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"""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84" w:author="&lt;анонимный&gt;" w:date="2025-10-22T13:59:59Z"/>
        </w:rPr>
      </w:pPr>
      <w:del w:id="178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8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= 0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87" w:author="&lt;анонимный&gt;" w:date="2025-10-22T13:59:59Z"/>
        </w:rPr>
      </w:pPr>
      <w:del w:id="178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8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= 0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90" w:author="&lt;анонимный&gt;" w:date="2025-10-22T13:59:59Z"/>
        </w:rPr>
      </w:pPr>
      <w:del w:id="178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8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recursive_calls = 1 # Кожен виклик функції = 1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792" w:author="&lt;анонимный&gt;" w:date="2025-10-22T13:59:59Z"/>
        </w:rPr>
      </w:pPr>
      <w:del w:id="179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95" w:author="&lt;анонимный&gt;" w:date="2025-10-22T13:59:59Z"/>
        </w:rPr>
      </w:pPr>
      <w:del w:id="179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9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1 # Порівняння len(arr) &lt;= 1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798" w:author="&lt;анонимный&gt;" w:date="2025-10-22T13:59:59Z"/>
        </w:rPr>
      </w:pPr>
      <w:del w:id="179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79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if len(arr) &lt;= 1: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01" w:author="&lt;анонимный&gt;" w:date="2025-10-22T13:59:59Z"/>
        </w:rPr>
      </w:pPr>
      <w:del w:id="179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    </w:delText>
        </w:r>
      </w:del>
      <w:del w:id="180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return arr, comparisons, assignments, recursive_calls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803" w:author="&lt;анонимный&gt;" w:date="2025-10-22T13:59:59Z"/>
        </w:rPr>
      </w:pPr>
      <w:del w:id="180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06" w:author="&lt;анонимный&gt;" w:date="2025-10-22T13:59:59Z"/>
        </w:rPr>
      </w:pPr>
      <w:del w:id="180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0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mid = len(arr) // 2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09" w:author="&lt;анонимный&gt;" w:date="2025-10-22T13:59:59Z"/>
        </w:rPr>
      </w:pPr>
      <w:del w:id="180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0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1 # Присвоєння mid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811" w:author="&lt;анонимный&gt;" w:date="2025-10-22T13:59:59Z"/>
        </w:rPr>
      </w:pPr>
      <w:del w:id="181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14" w:author="&lt;анонимный&gt;" w:date="2025-10-22T13:59:59Z"/>
        </w:rPr>
      </w:pPr>
      <w:del w:id="181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1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Рекурсивно ділимо масив на дві половини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17" w:author="&lt;анонимный&gt;" w:date="2025-10-22T13:59:59Z"/>
        </w:rPr>
      </w:pPr>
      <w:del w:id="181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1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Зверніть увагу: нарізка масиву (arr[:mid], arr[mid:]) також є присвоєннями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20" w:author="&lt;анонимный&gt;" w:date="2025-10-22T13:59:59Z"/>
        </w:rPr>
      </w:pPr>
      <w:del w:id="181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1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left_half, c1, a1, r1 = merge_sort_recursive_with_counters(arr[:mid])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23" w:author="&lt;анонимный&gt;" w:date="2025-10-22T13:59:59Z"/>
        </w:rPr>
      </w:pPr>
      <w:del w:id="182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2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right_half, c2, a2, r2 = merge_sort_recursive_with_counters(arr[mid:])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825" w:author="&lt;анонимный&gt;" w:date="2025-10-22T13:59:59Z"/>
        </w:rPr>
      </w:pPr>
      <w:del w:id="182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28" w:author="&lt;анонимный&gt;" w:date="2025-10-22T13:59:59Z"/>
        </w:rPr>
      </w:pPr>
      <w:del w:id="182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2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Підсумовуємо результати рекурсивних викликів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31" w:author="&lt;анонимный&gt;" w:date="2025-10-22T13:59:59Z"/>
        </w:rPr>
      </w:pPr>
      <w:del w:id="182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3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c1 + c2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34" w:author="&lt;анонимный&gt;" w:date="2025-10-22T13:59:59Z"/>
        </w:rPr>
      </w:pPr>
      <w:del w:id="183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3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a1 + a2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37" w:author="&lt;анонимный&gt;" w:date="2025-10-22T13:59:59Z"/>
        </w:rPr>
      </w:pPr>
      <w:del w:id="183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3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recursive_calls += r1 + r2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40" w:author="&lt;анонимный&gt;" w:date="2025-10-22T13:59:59Z"/>
        </w:rPr>
      </w:pPr>
      <w:del w:id="183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3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len(arr) # Додаткові присвоєння при нарізці (копіюванні) масиву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842" w:author="&lt;анонимный&gt;" w:date="2025-10-22T13:59:59Z"/>
        </w:rPr>
      </w:pPr>
      <w:del w:id="184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45" w:author="&lt;анонимный&gt;" w:date="2025-10-22T13:59:59Z"/>
        </w:rPr>
      </w:pPr>
      <w:del w:id="184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4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Зливаємо відсортовані половини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48" w:author="&lt;анонимный&gt;" w:date="2025-10-22T13:59:59Z"/>
        </w:rPr>
      </w:pPr>
      <w:del w:id="184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4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merged_arr, c_merge, a_merge = merge(left_half, right_half)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850" w:author="&lt;анонимный&gt;" w:date="2025-10-22T13:59:59Z"/>
        </w:rPr>
      </w:pPr>
      <w:del w:id="184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53" w:author="&lt;анонимный&gt;" w:date="2025-10-22T13:59:59Z"/>
        </w:rPr>
      </w:pPr>
      <w:del w:id="185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5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comparisons += c_merge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56" w:author="&lt;анонимный&gt;" w:date="2025-10-22T13:59:59Z"/>
        </w:rPr>
      </w:pPr>
      <w:del w:id="185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5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assignments += a_merge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59" w:author="&lt;анонимный&gt;" w:date="2025-10-22T13:59:59Z"/>
        </w:rPr>
      </w:pPr>
      <w:del w:id="185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58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Присвоєння merged_arr не включаємо, бо це повернення</w:delText>
        </w:r>
      </w:del>
    </w:p>
    <w:p>
      <w:pPr>
        <w:pStyle w:val="Style15"/>
        <w:shd w:val="clear" w:fill="FFFFFF"/>
        <w:spacing w:lineRule="auto" w:line="240"/>
        <w:rPr>
          <w:sz w:val="16"/>
          <w:szCs w:val="16"/>
          <w:del w:id="1861" w:author="&lt;анонимный&gt;" w:date="2025-10-22T13:59:59Z"/>
        </w:rPr>
      </w:pPr>
      <w:del w:id="1860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64" w:author="&lt;анонимный&gt;" w:date="2025-10-22T13:59:59Z"/>
        </w:rPr>
      </w:pPr>
      <w:del w:id="186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6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return merged_arr, comparisons, assignments, recursive_calls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866" w:author="&lt;анонимный&gt;" w:date="2025-10-22T13:59:59Z"/>
        </w:rPr>
      </w:pPr>
      <w:del w:id="186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68" w:author="&lt;анонимный&gt;" w:date="2025-10-22T13:59:59Z"/>
        </w:rPr>
      </w:pPr>
      <w:del w:id="186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Приклад використання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70" w:author="&lt;анонимный&gt;" w:date="2025-10-22T13:59:59Z"/>
        </w:rPr>
      </w:pPr>
      <w:del w:id="186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my_list = [58, 5, 50, 99, 61, 32, 27, 45, 75]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72" w:author="&lt;анонимный&gt;" w:date="2025-10-22T13:59:59Z"/>
        </w:rPr>
      </w:pPr>
      <w:del w:id="187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original_list = my_list.copy()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874" w:author="&lt;анонимный&gt;" w:date="2025-10-22T13:59:59Z"/>
        </w:rPr>
      </w:pPr>
      <w:del w:id="187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76" w:author="&lt;анонимный&gt;" w:date="2025-10-22T13:59:59Z"/>
        </w:rPr>
      </w:pPr>
      <w:del w:id="1875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Виконання сортування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78" w:author="&lt;анонимный&gt;" w:date="2025-10-22T13:59:59Z"/>
        </w:rPr>
      </w:pPr>
      <w:del w:id="187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# Присвоєння total_recursive_calls (r_calls) додано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80" w:author="&lt;анонимный&gt;" w:date="2025-10-22T13:59:59Z"/>
        </w:rPr>
      </w:pPr>
      <w:del w:id="187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sorted_list, total_comparisons, total_assignments, total_recursive_calls = \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83" w:author="&lt;анонимный&gt;" w:date="2025-10-22T13:59:59Z"/>
        </w:rPr>
      </w:pPr>
      <w:del w:id="188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    </w:delText>
        </w:r>
      </w:del>
      <w:del w:id="1882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merge_sort_recursive_with_counters(original_list)</w:delText>
        </w:r>
      </w:del>
    </w:p>
    <w:p>
      <w:pPr>
        <w:pStyle w:val="Style15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del w:id="1885" w:author="&lt;анонимный&gt;" w:date="2025-10-22T13:59:59Z"/>
        </w:rPr>
      </w:pPr>
      <w:del w:id="1884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88" w:author="&lt;анонимный&gt;" w:date="2025-10-22T13:59:59Z"/>
        </w:rPr>
      </w:pPr>
      <w:del w:id="188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print(f"Оригінальний список:</w:delText>
        </w:r>
      </w:del>
      <w:del w:id="188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 xml:space="preserve"> {my_list}")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90" w:author="&lt;анонимный&gt;" w:date="2025-10-22T13:59:59Z"/>
        </w:rPr>
      </w:pPr>
      <w:del w:id="1889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print(f"Відсортований список: {sorted_list}")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92" w:author="&lt;анонимный&gt;" w:date="2025-10-22T13:59:59Z"/>
        </w:rPr>
      </w:pPr>
      <w:del w:id="1891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print(f"Загальна кількість порівнянь: {total_comparisons}")</w:delText>
        </w:r>
      </w:del>
    </w:p>
    <w:p>
      <w:pPr>
        <w:pStyle w:val="Style15"/>
        <w:shd w:val="clear" w:fill="FFFFFF"/>
        <w:spacing w:lineRule="auto" w:line="240"/>
        <w:ind w:hanging="0" w:left="0" w:right="0"/>
        <w:rPr>
          <w:sz w:val="16"/>
          <w:szCs w:val="16"/>
          <w:del w:id="1894" w:author="&lt;анонимный&gt;" w:date="2025-10-22T13:59:59Z"/>
        </w:rPr>
      </w:pPr>
      <w:del w:id="1893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print(f"Загальна кількість присвоєнь: {total_assignments}")</w:delText>
        </w:r>
      </w:del>
    </w:p>
    <w:p>
      <w:pPr>
        <w:pStyle w:val="Style15"/>
        <w:shd w:val="clear" w:fill="FFFFFF"/>
        <w:spacing w:lineRule="auto" w:line="240" w:before="0" w:after="283"/>
        <w:ind w:hanging="0" w:left="0" w:right="0"/>
        <w:rPr>
          <w:sz w:val="16"/>
          <w:szCs w:val="16"/>
          <w:ins w:id="1898" w:author="&lt;анонимный&gt;" w:date="2025-10-22T14:28:41Z"/>
        </w:rPr>
      </w:pPr>
      <w:del w:id="1895" w:author="&lt;анонимный&gt;" w:date="2025-10-22T13:59:59Z">
        <w:r>
          <mc:AlternateContent>
            <mc:Choice Requires="wps">
              <w:drawing>
                <wp:anchor behindDoc="1" distT="0" distB="635" distL="0" distR="0" simplePos="0" locked="0" layoutInCell="0" allowOverlap="1" relativeHeight="2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" name="Graphic 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1896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 xml:space="preserve">print(f"Загальна кількість рекурсивних викликів: </w:delText>
        </w:r>
      </w:del>
      <w:del w:id="1897" w:author="&lt;анонимный&gt;" w:date="2025-10-22T13:59:59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  <w:shd w:fill="auto" w:val="clear"/>
          </w:rPr>
          <w:delText>{total_recursive_calls}"</w:delText>
        </w:r>
      </w:del>
    </w:p>
    <w:p>
      <w:pPr>
        <w:pStyle w:val="Style15"/>
        <w:shd w:val="clear" w:fill="FFFFFF"/>
        <w:spacing w:lineRule="auto" w:line="240" w:before="0" w:after="283"/>
        <w:ind w:hanging="0" w:left="0" w:right="0"/>
        <w:rPr>
          <w:sz w:val="16"/>
          <w:szCs w:val="16"/>
          <w:ins w:id="1900" w:author="&lt;анонимный&gt;" w:date="2025-10-22T16:08:42Z"/>
        </w:rPr>
      </w:pPr>
      <w:ins w:id="1899" w:author="&lt;анонимный&gt;" w:date="2025-10-22T16:08:42Z">
        <w:r>
          <w:rPr/>
          <w:drawing>
            <wp:inline distT="0" distB="0" distL="0" distR="0">
              <wp:extent cx="6659880" cy="3142615"/>
              <wp:effectExtent l="0" t="0" r="0" b="0"/>
              <wp:docPr id="6" name="Изображение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Изображение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59880" cy="31426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BodyText"/>
        <w:spacing w:before="321" w:after="0"/>
        <w:ind w:hanging="0" w:left="131" w:right="0"/>
        <w:rPr>
          <w:ins w:id="1903" w:author="&lt;анонимный&gt;" w:date="2025-10-22T14:29:37Z"/>
        </w:rPr>
      </w:pPr>
      <w:del w:id="1901" w:author="&lt;анонимный&gt;" w:date="2025-10-22T16:09:26Z">
        <w:r>
          <w:rPr>
            <w:rStyle w:val="Style11"/>
            <w:color w:val="212121"/>
            <w:sz w:val="28"/>
            <w:szCs w:val="28"/>
          </w:rPr>
          <w:tab/>
        </w:r>
      </w:del>
      <w:ins w:id="1902" w:author="&lt;анонимный&gt;" w:date="2025-10-22T14:29:37Z">
        <w:r>
          <w:rPr>
            <w:rStyle w:val="Style11"/>
          </w:rPr>
          <w:t>Рисунок 2 – Представлення елементів масиву у вигляді вершин та ребер дерева.</w:t>
        </w:r>
      </w:ins>
    </w:p>
    <w:p>
      <w:pPr>
        <w:pStyle w:val="BodyText"/>
        <w:spacing w:before="321" w:after="0"/>
        <w:ind w:hanging="0" w:left="131" w:right="0"/>
        <w:rPr>
          <w:ins w:id="1905" w:author="&lt;анонимный&gt;" w:date="2025-10-22T14:29:37Z"/>
        </w:rPr>
      </w:pPr>
      <w:ins w:id="1904" w:author="&lt;анонимный&gt;" w:date="2025-10-22T14:29:37Z">
        <w:r>
          <w:rPr/>
          <w:drawing>
            <wp:inline distT="0" distB="0" distL="0" distR="0">
              <wp:extent cx="6216650" cy="2942590"/>
              <wp:effectExtent l="0" t="0" r="0" b="0"/>
              <wp:docPr id="7" name="Изображение5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Изображение5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96DAC541-7B7A-43D3-8B79-37D633B846F1}">
                            <asvg:svgBlip xmlns:asvg="http://schemas.microsoft.com/office/drawing/2016/SVG/main" r:embed="rId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16650" cy="29425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BodyText"/>
        <w:spacing w:before="321" w:after="0"/>
        <w:ind w:hanging="0" w:left="131" w:right="0"/>
        <w:rPr>
          <w:rStyle w:val="Style11"/>
          <w:color w:val="212121"/>
          <w:sz w:val="28"/>
          <w:szCs w:val="28"/>
          <w:ins w:id="1907" w:author="&lt;анонимный&gt;" w:date="2025-10-22T14:29:37Z"/>
        </w:rPr>
      </w:pPr>
      <w:ins w:id="1906" w:author="&lt;анонимный&gt;" w:date="2025-10-22T14:29:37Z">
        <w:r>
          <w:rPr>
            <w:color w:val="212121"/>
            <w:sz w:val="28"/>
            <w:szCs w:val="28"/>
          </w:rPr>
        </w:r>
      </w:ins>
    </w:p>
    <w:p>
      <w:pPr>
        <w:pStyle w:val="BodyText"/>
        <w:spacing w:before="321" w:after="0"/>
        <w:ind w:hanging="0" w:left="131" w:right="0"/>
        <w:rPr>
          <w:rStyle w:val="Style11"/>
          <w:color w:val="212121"/>
          <w:sz w:val="28"/>
          <w:szCs w:val="28"/>
          <w:ins w:id="1909" w:author="&lt;анонимный&gt;" w:date="2025-10-22T14:30:39Z"/>
        </w:rPr>
      </w:pPr>
      <w:ins w:id="1908" w:author="&lt;анонимный&gt;" w:date="2025-10-22T14:30:39Z">
        <w:r>
          <w:rPr>
            <w:color w:val="212121"/>
            <w:sz w:val="28"/>
            <w:szCs w:val="28"/>
          </w:rPr>
        </w:r>
      </w:ins>
    </w:p>
    <w:p>
      <w:pPr>
        <w:pStyle w:val="BodyText"/>
        <w:rPr>
          <w:ins w:id="1911" w:author="&lt;анонимный&gt;" w:date="2025-10-22T14:30:39Z"/>
        </w:rPr>
      </w:pPr>
      <w:ins w:id="1910" w:author="&lt;анонимный&gt;" w:date="2025-10-22T14:30:39Z">
        <w:r>
          <w:rPr>
            <w:rStyle w:val="Style11"/>
          </w:rPr>
          <w:t>Рисунок 3 – Візуалізація створення максимальної купи на h – 1 рівні.</w:t>
        </w:r>
      </w:ins>
    </w:p>
    <w:p>
      <w:pPr>
        <w:pStyle w:val="BodyText"/>
        <w:rPr>
          <w:ins w:id="1913" w:author="&lt;анонимный&gt;" w:date="2025-10-22T14:30:39Z"/>
        </w:rPr>
      </w:pPr>
      <w:ins w:id="1912" w:author="&lt;анонимный&gt;" w:date="2025-10-22T14:30:39Z">
        <w:r>
          <w:rPr/>
          <w:drawing>
            <wp:inline distT="0" distB="0" distL="0" distR="0">
              <wp:extent cx="6299835" cy="2981960"/>
              <wp:effectExtent l="0" t="0" r="0" b="0"/>
              <wp:docPr id="8" name="Изображение6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Изображение6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96DAC541-7B7A-43D3-8B79-37D633B846F1}">
                            <asvg:svgBlip xmlns:asvg="http://schemas.microsoft.com/office/drawing/2016/SVG/main" r:embed="rId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99835" cy="2981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BodyText"/>
        <w:spacing w:before="321" w:after="0"/>
        <w:ind w:hanging="0" w:left="131" w:right="0"/>
        <w:jc w:val="center"/>
        <w:rPr>
          <w:ins w:id="1915" w:author="&lt;анонимный&gt;" w:date="2025-10-22T14:30:39Z"/>
        </w:rPr>
      </w:pPr>
      <w:ins w:id="1914" w:author="&lt;анонимный&gt;" w:date="2025-10-22T14:30:39Z">
        <w:r>
          <w:rPr>
            <w:rStyle w:val="Style11"/>
            <w:color w:val="212121"/>
            <w:sz w:val="28"/>
            <w:szCs w:val="28"/>
          </w:rPr>
          <w:t>a</w:t>
        </w:r>
      </w:ins>
    </w:p>
    <w:p>
      <w:pPr>
        <w:pStyle w:val="BodyText"/>
        <w:spacing w:before="321" w:after="0"/>
        <w:ind w:hanging="0" w:left="131" w:right="0"/>
        <w:rPr>
          <w:ins w:id="1918" w:author="&lt;анонимный&gt;" w:date="2025-10-22T14:30:39Z"/>
        </w:rPr>
      </w:pPr>
      <w:ins w:id="1916" w:author="&lt;анонимный&gt;" w:date="2025-10-22T14:30:39Z">
        <w:r>
          <w:rPr/>
          <w:drawing>
            <wp:inline distT="0" distB="0" distL="0" distR="0">
              <wp:extent cx="6216650" cy="2942590"/>
              <wp:effectExtent l="0" t="0" r="0" b="0"/>
              <wp:docPr id="9" name="Изображение7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Изображение7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16650" cy="29425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917" w:author="&lt;анонимный&gt;" w:date="2025-10-22T14:30:39Z">
        <w:r>
          <w:rPr>
            <w:rStyle w:val="Style11"/>
            <w:color w:val="212121"/>
            <w:sz w:val="28"/>
            <w:szCs w:val="28"/>
          </w:rPr>
          <w:tab/>
          <w:tab/>
          <w:tab/>
          <w:tab/>
          <w:tab/>
          <w:tab/>
          <w:tab/>
          <w:t>b</w:t>
        </w:r>
      </w:ins>
    </w:p>
    <w:p>
      <w:pPr>
        <w:pStyle w:val="BodyText"/>
        <w:spacing w:before="321" w:after="0"/>
        <w:ind w:hanging="0" w:left="131" w:right="0"/>
        <w:rPr>
          <w:rStyle w:val="Style11"/>
          <w:color w:val="212121"/>
          <w:sz w:val="28"/>
          <w:szCs w:val="28"/>
          <w:ins w:id="1920" w:author="&lt;анонимный&gt;" w:date="2025-10-22T14:30:39Z"/>
        </w:rPr>
      </w:pPr>
      <w:ins w:id="1919" w:author="&lt;анонимный&gt;" w:date="2025-10-22T14:30:39Z">
        <w:r>
          <w:rPr>
            <w:color w:val="212121"/>
            <w:sz w:val="28"/>
            <w:szCs w:val="28"/>
          </w:rPr>
        </w:r>
      </w:ins>
    </w:p>
    <w:p>
      <w:pPr>
        <w:pStyle w:val="BodyText"/>
        <w:ind w:left="734" w:right="0"/>
        <w:rPr>
          <w:ins w:id="1943" w:author="&lt;анонимный&gt;" w:date="2025-10-22T14:30:39Z"/>
        </w:rPr>
      </w:pPr>
      <w:ins w:id="1921" w:author="&lt;анонимный&gt;" w:date="2025-10-22T14:30:39Z">
        <w:r>
          <w:rPr>
            <w:rStyle w:val="Style11"/>
            <w:color w:val="212121"/>
            <w:sz w:val="28"/>
            <w:szCs w:val="28"/>
          </w:rPr>
          <w:t>Рисунок</w:t>
        </w:r>
      </w:ins>
      <w:ins w:id="1922" w:author="&lt;анонимный&gt;" w:date="2025-10-22T14:30:39Z">
        <w:r>
          <w:rPr>
            <w:rStyle w:val="Style11"/>
            <w:color w:val="212121"/>
            <w:spacing w:val="-8"/>
            <w:sz w:val="28"/>
            <w:szCs w:val="28"/>
          </w:rPr>
          <w:t xml:space="preserve"> </w:t>
        </w:r>
      </w:ins>
      <w:ins w:id="1923" w:author="&lt;анонимный&gt;" w:date="2025-10-22T14:30:39Z">
        <w:r>
          <w:rPr>
            <w:rStyle w:val="Style11"/>
            <w:color w:val="212121"/>
            <w:sz w:val="28"/>
            <w:szCs w:val="28"/>
          </w:rPr>
          <w:t>4</w:t>
        </w:r>
      </w:ins>
      <w:ins w:id="1924" w:author="&lt;анонимный&gt;" w:date="2025-10-22T14:30:39Z">
        <w:r>
          <w:rPr>
            <w:rStyle w:val="Style11"/>
            <w:color w:val="212121"/>
            <w:spacing w:val="-4"/>
            <w:sz w:val="28"/>
            <w:szCs w:val="28"/>
          </w:rPr>
          <w:t xml:space="preserve"> </w:t>
        </w:r>
      </w:ins>
      <w:ins w:id="1925" w:author="&lt;анонимный&gt;" w:date="2025-10-22T14:30:39Z">
        <w:r>
          <w:rPr>
            <w:rStyle w:val="Style11"/>
            <w:color w:val="212121"/>
            <w:sz w:val="28"/>
            <w:szCs w:val="28"/>
          </w:rPr>
          <w:t>–</w:t>
        </w:r>
      </w:ins>
      <w:ins w:id="1926" w:author="&lt;анонимный&gt;" w:date="2025-10-22T14:30:39Z">
        <w:r>
          <w:rPr>
            <w:rStyle w:val="Style11"/>
            <w:color w:val="212121"/>
            <w:spacing w:val="-3"/>
            <w:sz w:val="28"/>
            <w:szCs w:val="28"/>
          </w:rPr>
          <w:t xml:space="preserve"> </w:t>
        </w:r>
      </w:ins>
      <w:ins w:id="1927" w:author="&lt;анонимный&gt;" w:date="2025-10-22T14:30:39Z">
        <w:r>
          <w:rPr>
            <w:rStyle w:val="Style11"/>
            <w:color w:val="212121"/>
            <w:sz w:val="28"/>
            <w:szCs w:val="28"/>
          </w:rPr>
          <w:t>Візуалізація</w:t>
        </w:r>
      </w:ins>
      <w:ins w:id="1928" w:author="&lt;анонимный&gt;" w:date="2025-10-22T14:30:39Z">
        <w:r>
          <w:rPr>
            <w:rStyle w:val="Style11"/>
            <w:color w:val="212121"/>
            <w:spacing w:val="-4"/>
            <w:sz w:val="28"/>
            <w:szCs w:val="28"/>
          </w:rPr>
          <w:t xml:space="preserve"> </w:t>
        </w:r>
      </w:ins>
      <w:ins w:id="1929" w:author="&lt;анонимный&gt;" w:date="2025-10-22T14:30:39Z">
        <w:r>
          <w:rPr>
            <w:rStyle w:val="Style11"/>
            <w:color w:val="212121"/>
            <w:sz w:val="28"/>
            <w:szCs w:val="28"/>
          </w:rPr>
          <w:t>створення</w:t>
        </w:r>
      </w:ins>
      <w:ins w:id="1930" w:author="&lt;анонимный&gt;" w:date="2025-10-22T14:30:39Z">
        <w:r>
          <w:rPr>
            <w:rStyle w:val="Style11"/>
            <w:color w:val="212121"/>
            <w:spacing w:val="-3"/>
            <w:sz w:val="28"/>
            <w:szCs w:val="28"/>
          </w:rPr>
          <w:t xml:space="preserve"> </w:t>
        </w:r>
      </w:ins>
      <w:ins w:id="1931" w:author="&lt;анонимный&gt;" w:date="2025-10-22T14:30:39Z">
        <w:r>
          <w:rPr>
            <w:rStyle w:val="Style11"/>
            <w:color w:val="212121"/>
            <w:sz w:val="28"/>
            <w:szCs w:val="28"/>
          </w:rPr>
          <w:t>максимальної</w:t>
        </w:r>
      </w:ins>
      <w:ins w:id="1932" w:author="&lt;анонимный&gt;" w:date="2025-10-22T14:30:39Z">
        <w:r>
          <w:rPr>
            <w:rStyle w:val="Style11"/>
            <w:color w:val="212121"/>
            <w:spacing w:val="-3"/>
            <w:sz w:val="28"/>
            <w:szCs w:val="28"/>
          </w:rPr>
          <w:t xml:space="preserve"> </w:t>
        </w:r>
      </w:ins>
      <w:ins w:id="1933" w:author="&lt;анонимный&gt;" w:date="2025-10-22T14:30:39Z">
        <w:r>
          <w:rPr>
            <w:rStyle w:val="Style11"/>
            <w:color w:val="212121"/>
            <w:sz w:val="28"/>
            <w:szCs w:val="28"/>
          </w:rPr>
          <w:t>купи</w:t>
        </w:r>
      </w:ins>
      <w:ins w:id="1934" w:author="&lt;анонимный&gt;" w:date="2025-10-22T14:30:39Z">
        <w:r>
          <w:rPr>
            <w:rStyle w:val="Style11"/>
            <w:color w:val="212121"/>
            <w:spacing w:val="-6"/>
            <w:sz w:val="28"/>
            <w:szCs w:val="28"/>
          </w:rPr>
          <w:t xml:space="preserve"> </w:t>
        </w:r>
      </w:ins>
      <w:ins w:id="1935" w:author="&lt;анонимный&gt;" w:date="2025-10-22T14:30:39Z">
        <w:r>
          <w:rPr>
            <w:rStyle w:val="Style11"/>
            <w:color w:val="212121"/>
            <w:sz w:val="28"/>
            <w:szCs w:val="28"/>
          </w:rPr>
          <w:t xml:space="preserve">на </w:t>
        </w:r>
      </w:ins>
      <w:ins w:id="1936" w:author="&lt;анонимный&gt;" w:date="2025-10-22T14:30:39Z">
        <w:r>
          <w:rPr>
            <w:rStyle w:val="Style11"/>
            <w:i/>
            <w:color w:val="212121"/>
            <w:sz w:val="28"/>
            <w:szCs w:val="28"/>
          </w:rPr>
          <w:t>h</w:t>
        </w:r>
      </w:ins>
      <w:ins w:id="1937" w:author="&lt;анонимный&gt;" w:date="2025-10-22T14:30:39Z">
        <w:r>
          <w:rPr>
            <w:rStyle w:val="Style11"/>
            <w:i/>
            <w:color w:val="212121"/>
            <w:spacing w:val="-5"/>
            <w:sz w:val="28"/>
            <w:szCs w:val="28"/>
          </w:rPr>
          <w:t xml:space="preserve"> </w:t>
        </w:r>
      </w:ins>
      <w:ins w:id="1938" w:author="&lt;анонимный&gt;" w:date="2025-10-22T14:30:39Z">
        <w:r>
          <w:rPr>
            <w:rStyle w:val="Style11"/>
            <w:i/>
            <w:color w:val="212121"/>
            <w:sz w:val="28"/>
            <w:szCs w:val="28"/>
          </w:rPr>
          <w:t>–</w:t>
        </w:r>
      </w:ins>
      <w:ins w:id="1939" w:author="&lt;анонимный&gt;" w:date="2025-10-22T14:30:39Z">
        <w:r>
          <w:rPr>
            <w:rStyle w:val="Style11"/>
            <w:i/>
            <w:color w:val="212121"/>
            <w:spacing w:val="-4"/>
            <w:sz w:val="28"/>
            <w:szCs w:val="28"/>
          </w:rPr>
          <w:t xml:space="preserve"> </w:t>
        </w:r>
      </w:ins>
      <w:ins w:id="1940" w:author="&lt;анонимный&gt;" w:date="2025-10-22T14:30:39Z">
        <w:r>
          <w:rPr>
            <w:rStyle w:val="Style11"/>
            <w:i/>
            <w:color w:val="212121"/>
            <w:sz w:val="28"/>
            <w:szCs w:val="28"/>
          </w:rPr>
          <w:t>2</w:t>
        </w:r>
      </w:ins>
      <w:ins w:id="1941" w:author="&lt;анонимный&gt;" w:date="2025-10-22T14:30:39Z">
        <w:r>
          <w:rPr>
            <w:rStyle w:val="Style11"/>
            <w:i/>
            <w:color w:val="212121"/>
            <w:spacing w:val="-5"/>
            <w:sz w:val="28"/>
            <w:szCs w:val="28"/>
          </w:rPr>
          <w:t xml:space="preserve"> </w:t>
        </w:r>
      </w:ins>
      <w:ins w:id="1942" w:author="&lt;анонимный&gt;" w:date="2025-10-22T14:30:39Z">
        <w:r>
          <w:rPr>
            <w:rStyle w:val="Style11"/>
            <w:color w:val="212121"/>
            <w:spacing w:val="-2"/>
            <w:sz w:val="28"/>
            <w:szCs w:val="28"/>
          </w:rPr>
          <w:t>рівні</w:t>
        </w:r>
      </w:ins>
    </w:p>
    <w:p>
      <w:pPr>
        <w:pStyle w:val="BodyText"/>
        <w:ind w:left="734" w:right="0"/>
        <w:rPr>
          <w:ins w:id="1945" w:author="&lt;анонимный&gt;" w:date="2025-10-22T14:30:39Z"/>
        </w:rPr>
      </w:pPr>
      <w:ins w:id="1944" w:author="&lt;анонимный&gt;" w:date="2025-10-22T14:30:39Z">
        <w:r>
          <w:rPr/>
          <w:drawing>
            <wp:inline distT="0" distB="0" distL="0" distR="0">
              <wp:extent cx="5833745" cy="2760980"/>
              <wp:effectExtent l="0" t="0" r="0" b="0"/>
              <wp:docPr id="10" name="Изображение8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Изображение8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96DAC541-7B7A-43D3-8B79-37D633B846F1}">
                            <asvg:svgBlip xmlns:asvg="http://schemas.microsoft.com/office/drawing/2016/SVG/main" r:embed="rId1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33745" cy="27609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BodyText"/>
        <w:spacing w:before="321" w:after="0"/>
        <w:ind w:hanging="0" w:left="131" w:right="0"/>
        <w:rPr>
          <w:color w:val="212121"/>
          <w:ins w:id="1947" w:author="&lt;анонимный&gt;" w:date="2025-10-22T17:09:59Z"/>
        </w:rPr>
      </w:pPr>
      <w:ins w:id="1946" w:author="&lt;анонимный&gt;" w:date="2025-10-22T17:09:59Z">
        <w:r>
          <w:rPr>
            <w:color w:val="212121"/>
          </w:rPr>
        </w:r>
      </w:ins>
    </w:p>
    <w:p>
      <w:pPr>
        <w:pStyle w:val="BodyText"/>
        <w:spacing w:before="321" w:after="0"/>
        <w:ind w:hanging="0" w:left="131" w:right="0"/>
        <w:rPr>
          <w:color w:val="212121"/>
          <w:ins w:id="1949" w:author="&lt;анонимный&gt;" w:date="2025-10-22T16:38:13Z"/>
        </w:rPr>
      </w:pPr>
      <w:ins w:id="1948" w:author="&lt;анонимный&gt;" w:date="2025-10-22T16:38:13Z">
        <w:r>
          <w:rPr>
            <w:color w:val="212121"/>
          </w:rPr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ins w:id="1950" w:author="&lt;анонимный&gt;" w:date="2025-10-22T16:38:13Z">
        <w:r>
          <w:rPr>
            <w:color w:val="212121"/>
          </w:rPr>
          <w:t xml:space="preserve">Таблица 5 </w:t>
        </w:r>
      </w:ins>
      <w:ins w:id="1951" w:author="&lt;анонимный&gt;" w:date="2025-10-22T17:12:59Z">
        <w:r>
          <w:rPr>
            <w:color w:val="212121"/>
          </w:rPr>
          <w:t xml:space="preserve">Використовуючи процедуру Sink(A,i,n), підраховуемо кількість </w:t>
        </w:r>
      </w:ins>
      <w:ins w:id="1952" w:author="&lt;анонимный&gt;" w:date="2025-10-22T17:12:59Z">
        <w:r>
          <w:rPr>
            <w:color w:val="212121"/>
            <w:spacing w:val="-2"/>
          </w:rPr>
          <w:t>операцій.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84"/>
        <w:gridCol w:w="1984"/>
        <w:gridCol w:w="1983"/>
        <w:gridCol w:w="1984"/>
        <w:gridCol w:w="1986"/>
      </w:tblGrid>
      <w:tr>
        <w:trPr/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3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Тип операції</w:t>
              </w:r>
            </w:ins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4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Фаза 1</w:t>
              </w:r>
            </w:ins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5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Фаза 2 (Sink)</w:t>
              </w:r>
            </w:ins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6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Фаза 2 (Swap)</w:t>
              </w:r>
            </w:ins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7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ВСЬОГО</w:t>
              </w:r>
            </w:ins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8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Обміни (Swap)</w:t>
              </w:r>
            </w:ins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59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5</w:t>
              </w:r>
            </w:ins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0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5</w:t>
              </w:r>
            </w:ins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1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8</w:t>
              </w:r>
            </w:ins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2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18</w:t>
              </w:r>
            </w:ins>
          </w:p>
        </w:tc>
      </w:tr>
      <w:tr>
        <w:trPr/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3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Порівняння (Compares)</w:t>
              </w:r>
            </w:ins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4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21</w:t>
              </w:r>
            </w:ins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5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24</w:t>
              </w:r>
            </w:ins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6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0</w:t>
              </w:r>
            </w:ins>
          </w:p>
        </w:tc>
        <w:tc>
          <w:tcPr>
            <w:tcW w:w="1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1967" w:author="&lt;анонимный&gt;" w:date="2025-10-22T16:53:05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45</w:t>
              </w:r>
            </w:ins>
          </w:p>
        </w:tc>
      </w:tr>
    </w:tbl>
    <w:p>
      <w:pPr>
        <w:pStyle w:val="ListParagraph"/>
        <w:numPr>
          <w:ilvl w:val="0"/>
          <w:numId w:val="0"/>
        </w:numPr>
        <w:ind w:hanging="0" w:left="0"/>
        <w:jc w:val="left"/>
        <w:rPr>
          <w:color w:val="212121"/>
          <w:ins w:id="1969" w:author="&lt;анонимный&gt;" w:date="2025-10-22T16:38:13Z"/>
        </w:rPr>
      </w:pPr>
      <w:ins w:id="1968" w:author="&lt;анонимный&gt;" w:date="2025-10-22T16:38:13Z">
        <w:r>
          <w:rPr>
            <w:color w:val="212121"/>
          </w:rPr>
        </w:r>
      </w:ins>
    </w:p>
    <w:p>
      <w:pPr>
        <w:pStyle w:val="ListParagraph"/>
        <w:ind w:hanging="0" w:left="0"/>
        <w:jc w:val="left"/>
        <w:rPr>
          <w:color w:val="212121"/>
          <w:ins w:id="1971" w:author="&lt;анонимный&gt;" w:date="2025-10-22T17:10:17Z"/>
        </w:rPr>
      </w:pPr>
      <w:ins w:id="1970" w:author="&lt;анонимный&gt;" w:date="2025-10-22T17:10:17Z">
        <w:r>
          <w:rPr>
            <w:color w:val="212121"/>
          </w:rPr>
        </w:r>
      </w:ins>
    </w:p>
    <w:p>
      <w:pPr>
        <w:pStyle w:val="ListParagraph"/>
        <w:ind w:hanging="0" w:left="0"/>
        <w:jc w:val="left"/>
        <w:rPr>
          <w:color w:val="212121"/>
          <w:ins w:id="1973" w:author="&lt;анонимный&gt;" w:date="2025-10-22T17:10:17Z"/>
        </w:rPr>
      </w:pPr>
      <w:ins w:id="1972" w:author="&lt;анонимный&gt;" w:date="2025-10-22T17:10:17Z">
        <w:r>
          <w:rPr>
            <w:color w:val="212121"/>
          </w:rPr>
        </w:r>
      </w:ins>
    </w:p>
    <w:p>
      <w:pPr>
        <w:pStyle w:val="BodyText"/>
        <w:ind w:hanging="4321" w:left="4546" w:right="0"/>
        <w:jc w:val="left"/>
        <w:rPr>
          <w:ins w:id="1997" w:author="&lt;анонимный&gt;" w:date="2025-10-22T17:10:17Z"/>
        </w:rPr>
      </w:pPr>
      <w:ins w:id="1974" w:author="&lt;анонимный&gt;" w:date="2025-10-22T17:10:17Z">
        <w:r>
          <w:rPr>
            <w:color w:val="212121"/>
          </w:rPr>
          <w:t>Рисунок</w:t>
        </w:r>
      </w:ins>
      <w:ins w:id="1975" w:author="&lt;анонимный&gt;" w:date="2025-10-22T17:10:17Z">
        <w:r>
          <w:rPr>
            <w:color w:val="212121"/>
            <w:spacing w:val="-5"/>
          </w:rPr>
          <w:t xml:space="preserve"> </w:t>
        </w:r>
      </w:ins>
      <w:ins w:id="1976" w:author="&lt;анонимный&gt;" w:date="2025-10-22T17:10:17Z">
        <w:r>
          <w:rPr>
            <w:color w:val="212121"/>
          </w:rPr>
          <w:t>5</w:t>
        </w:r>
      </w:ins>
      <w:ins w:id="1977" w:author="&lt;анонимный&gt;" w:date="2025-10-22T17:10:17Z">
        <w:r>
          <w:rPr>
            <w:color w:val="212121"/>
            <w:spacing w:val="-3"/>
          </w:rPr>
          <w:t xml:space="preserve"> </w:t>
        </w:r>
      </w:ins>
      <w:ins w:id="1978" w:author="&lt;анонимный&gt;" w:date="2025-10-22T17:10:17Z">
        <w:r>
          <w:rPr>
            <w:color w:val="212121"/>
          </w:rPr>
          <w:t>–</w:t>
        </w:r>
      </w:ins>
      <w:ins w:id="1979" w:author="&lt;анонимный&gt;" w:date="2025-10-22T17:10:17Z">
        <w:r>
          <w:rPr>
            <w:color w:val="212121"/>
            <w:spacing w:val="-2"/>
          </w:rPr>
          <w:t xml:space="preserve"> </w:t>
        </w:r>
      </w:ins>
      <w:ins w:id="1980" w:author="&lt;анонимный&gt;" w:date="2025-10-22T17:10:17Z">
        <w:r>
          <w:rPr>
            <w:color w:val="212121"/>
          </w:rPr>
          <w:t>Візуалізація</w:t>
        </w:r>
      </w:ins>
      <w:ins w:id="1981" w:author="&lt;анонимный&gt;" w:date="2025-10-22T17:10:17Z">
        <w:r>
          <w:rPr>
            <w:color w:val="212121"/>
            <w:spacing w:val="-3"/>
          </w:rPr>
          <w:t xml:space="preserve"> </w:t>
        </w:r>
      </w:ins>
      <w:ins w:id="1982" w:author="&lt;анонимный&gt;" w:date="2025-10-22T17:10:17Z">
        <w:r>
          <w:rPr>
            <w:color w:val="212121"/>
          </w:rPr>
          <w:t>створення</w:t>
        </w:r>
      </w:ins>
      <w:ins w:id="1983" w:author="&lt;анонимный&gt;" w:date="2025-10-22T17:10:17Z">
        <w:r>
          <w:rPr>
            <w:color w:val="212121"/>
            <w:spacing w:val="-3"/>
          </w:rPr>
          <w:t xml:space="preserve"> </w:t>
        </w:r>
      </w:ins>
      <w:ins w:id="1984" w:author="&lt;анонимный&gt;" w:date="2025-10-22T17:10:17Z">
        <w:r>
          <w:rPr>
            <w:color w:val="212121"/>
          </w:rPr>
          <w:t>максимальної</w:t>
        </w:r>
      </w:ins>
      <w:ins w:id="1985" w:author="&lt;анонимный&gt;" w:date="2025-10-22T17:10:17Z">
        <w:r>
          <w:rPr>
            <w:color w:val="212121"/>
            <w:spacing w:val="-2"/>
          </w:rPr>
          <w:t xml:space="preserve"> </w:t>
        </w:r>
      </w:ins>
      <w:ins w:id="1986" w:author="&lt;анонимный&gt;" w:date="2025-10-22T17:10:17Z">
        <w:r>
          <w:rPr>
            <w:color w:val="212121"/>
          </w:rPr>
          <w:t>купи</w:t>
        </w:r>
      </w:ins>
      <w:ins w:id="1987" w:author="&lt;анонимный&gt;" w:date="2025-10-22T17:10:17Z">
        <w:r>
          <w:rPr>
            <w:color w:val="212121"/>
            <w:spacing w:val="-6"/>
          </w:rPr>
          <w:t xml:space="preserve"> </w:t>
        </w:r>
      </w:ins>
      <w:ins w:id="1988" w:author="&lt;анонимный&gt;" w:date="2025-10-22T17:10:17Z">
        <w:r>
          <w:rPr>
            <w:color w:val="212121"/>
          </w:rPr>
          <w:t xml:space="preserve">на </w:t>
        </w:r>
      </w:ins>
      <w:ins w:id="1989" w:author="&lt;анонимный&gt;" w:date="2025-10-22T17:10:17Z">
        <w:r>
          <w:rPr>
            <w:i/>
            <w:color w:val="212121"/>
          </w:rPr>
          <w:t>h</w:t>
        </w:r>
      </w:ins>
      <w:ins w:id="1990" w:author="&lt;анонимный&gt;" w:date="2025-10-22T17:10:17Z">
        <w:r>
          <w:rPr>
            <w:i/>
            <w:color w:val="212121"/>
            <w:spacing w:val="-5"/>
          </w:rPr>
          <w:t xml:space="preserve"> </w:t>
        </w:r>
      </w:ins>
      <w:ins w:id="1991" w:author="&lt;анонимный&gt;" w:date="2025-10-22T17:10:17Z">
        <w:r>
          <w:rPr>
            <w:i/>
            <w:color w:val="212121"/>
          </w:rPr>
          <w:t>–</w:t>
        </w:r>
      </w:ins>
      <w:ins w:id="1992" w:author="&lt;анонимный&gt;" w:date="2025-10-22T17:10:17Z">
        <w:r>
          <w:rPr>
            <w:i/>
            <w:color w:val="212121"/>
            <w:spacing w:val="-3"/>
          </w:rPr>
          <w:t xml:space="preserve"> </w:t>
        </w:r>
      </w:ins>
      <w:ins w:id="1993" w:author="&lt;анонимный&gt;" w:date="2025-10-22T17:10:17Z">
        <w:r>
          <w:rPr>
            <w:i/>
            <w:color w:val="212121"/>
          </w:rPr>
          <w:t>3</w:t>
        </w:r>
      </w:ins>
      <w:ins w:id="1994" w:author="&lt;анонимный&gt;" w:date="2025-10-22T17:10:17Z">
        <w:r>
          <w:rPr>
            <w:i/>
            <w:color w:val="212121"/>
            <w:spacing w:val="-3"/>
          </w:rPr>
          <w:t xml:space="preserve"> </w:t>
        </w:r>
      </w:ins>
      <w:ins w:id="1995" w:author="&lt;анонимный&gt;" w:date="2025-10-22T17:10:17Z">
        <w:r>
          <w:rPr>
            <w:color w:val="212121"/>
          </w:rPr>
          <w:t xml:space="preserve">(кореневому) </w:t>
        </w:r>
      </w:ins>
      <w:ins w:id="1996" w:author="&lt;анонимный&gt;" w:date="2025-10-22T17:10:17Z">
        <w:r>
          <w:rPr>
            <w:color w:val="212121"/>
            <w:spacing w:val="-4"/>
          </w:rPr>
          <w:t>рівні</w:t>
        </w:r>
      </w:ins>
    </w:p>
    <w:p>
      <w:pPr>
        <w:pStyle w:val="BodyText"/>
        <w:ind w:hanging="4321" w:left="4546" w:right="0"/>
        <w:jc w:val="left"/>
        <w:rPr>
          <w:ins w:id="1999" w:author="&lt;анонимный&gt;" w:date="2025-10-22T17:10:17Z"/>
        </w:rPr>
      </w:pPr>
      <w:ins w:id="1998" w:author="&lt;анонимный&gt;" w:date="2025-10-22T17:10:17Z">
        <w:r>
          <w:rPr/>
          <w:drawing>
            <wp:inline distT="0" distB="0" distL="0" distR="0">
              <wp:extent cx="6156960" cy="1761490"/>
              <wp:effectExtent l="0" t="0" r="0" b="0"/>
              <wp:docPr id="11" name="Изображение9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Изображение9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56960" cy="1761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ListParagraph"/>
        <w:ind w:hanging="0" w:left="0"/>
        <w:jc w:val="left"/>
        <w:rPr>
          <w:color w:val="212121"/>
          <w:ins w:id="2001" w:author="&lt;анонимный&gt;" w:date="2025-10-22T14:32:20Z"/>
        </w:rPr>
      </w:pPr>
      <w:ins w:id="2000" w:author="&lt;анонимный&gt;" w:date="2025-10-22T14:32:20Z">
        <w:r>
          <w:rPr>
            <w:color w:val="212121"/>
          </w:rPr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03" w:author="&lt;анонимный&gt;" w:date="2025-10-22T14:32:20Z"/>
        </w:rPr>
      </w:pPr>
      <w:ins w:id="2002" w:author="&lt;анонимный&gt;" w:date="2025-10-22T14:32:20Z">
        <w:r>
          <w:rPr/>
        </w:r>
      </w:ins>
    </w:p>
    <w:p>
      <w:pPr>
        <w:pStyle w:val="BodyText"/>
        <w:numPr>
          <w:ilvl w:val="0"/>
          <w:numId w:val="0"/>
        </w:numPr>
        <w:spacing w:before="89" w:after="0"/>
        <w:ind w:hanging="0" w:left="0" w:right="0"/>
        <w:rPr>
          <w:ins w:id="2021" w:author="&lt;анонимный&gt;" w:date="2025-10-22T14:32:20Z"/>
        </w:rPr>
      </w:pPr>
      <w:ins w:id="2004" w:author="&lt;анонимный&gt;" w:date="2025-10-22T14:32:20Z">
        <w:r>
          <w:rPr/>
          <w:t>Рисунок</w:t>
        </w:r>
      </w:ins>
      <w:ins w:id="2005" w:author="&lt;анонимный&gt;" w:date="2025-10-22T14:32:20Z">
        <w:r>
          <w:rPr>
            <w:spacing w:val="-10"/>
          </w:rPr>
          <w:t xml:space="preserve"> </w:t>
        </w:r>
      </w:ins>
      <w:ins w:id="2006" w:author="&lt;анонимный&gt;" w:date="2025-10-22T14:32:20Z">
        <w:r>
          <w:rPr/>
          <w:t>6</w:t>
        </w:r>
      </w:ins>
      <w:ins w:id="2007" w:author="&lt;анонимный&gt;" w:date="2025-10-22T14:32:20Z">
        <w:r>
          <w:rPr>
            <w:spacing w:val="-3"/>
          </w:rPr>
          <w:t xml:space="preserve"> </w:t>
        </w:r>
      </w:ins>
      <w:ins w:id="2008" w:author="&lt;анонимный&gt;" w:date="2025-10-22T14:32:20Z">
        <w:r>
          <w:rPr/>
          <w:t>–</w:t>
        </w:r>
      </w:ins>
      <w:ins w:id="2009" w:author="&lt;анонимный&gt;" w:date="2025-10-22T14:32:20Z">
        <w:r>
          <w:rPr>
            <w:spacing w:val="-5"/>
          </w:rPr>
          <w:t xml:space="preserve"> </w:t>
        </w:r>
      </w:ins>
      <w:ins w:id="2010" w:author="&lt;анонимный&gt;" w:date="2025-10-22T14:32:20Z">
        <w:r>
          <w:rPr/>
          <w:t>Візуалізація</w:t>
        </w:r>
      </w:ins>
      <w:ins w:id="2011" w:author="&lt;анонимный&gt;" w:date="2025-10-22T14:32:20Z">
        <w:r>
          <w:rPr>
            <w:spacing w:val="-5"/>
          </w:rPr>
          <w:t xml:space="preserve"> </w:t>
        </w:r>
      </w:ins>
      <w:ins w:id="2012" w:author="&lt;анонимный&gt;" w:date="2025-10-22T14:32:20Z">
        <w:r>
          <w:rPr/>
          <w:t>другої</w:t>
        </w:r>
      </w:ins>
      <w:ins w:id="2013" w:author="&lt;анонимный&gt;" w:date="2025-10-22T14:32:20Z">
        <w:r>
          <w:rPr>
            <w:spacing w:val="-5"/>
          </w:rPr>
          <w:t xml:space="preserve"> </w:t>
        </w:r>
      </w:ins>
      <w:ins w:id="2014" w:author="&lt;анонимный&gt;" w:date="2025-10-22T14:32:20Z">
        <w:r>
          <w:rPr/>
          <w:t>фази</w:t>
        </w:r>
      </w:ins>
      <w:ins w:id="2015" w:author="&lt;анонимный&gt;" w:date="2025-10-22T14:32:20Z">
        <w:r>
          <w:rPr>
            <w:spacing w:val="-5"/>
          </w:rPr>
          <w:t xml:space="preserve"> </w:t>
        </w:r>
      </w:ins>
      <w:ins w:id="2016" w:author="&lt;анонимный&gt;" w:date="2025-10-22T14:32:20Z">
        <w:r>
          <w:rPr/>
          <w:t>сортування</w:t>
        </w:r>
      </w:ins>
      <w:ins w:id="2017" w:author="&lt;анонимный&gt;" w:date="2025-10-22T14:32:20Z">
        <w:r>
          <w:rPr>
            <w:spacing w:val="-5"/>
          </w:rPr>
          <w:t xml:space="preserve"> </w:t>
        </w:r>
      </w:ins>
      <w:ins w:id="2018" w:author="&lt;анонимный&gt;" w:date="2025-10-22T14:32:20Z">
        <w:r>
          <w:rPr/>
          <w:t>купою</w:t>
        </w:r>
      </w:ins>
      <w:ins w:id="2019" w:author="&lt;анонимный&gt;" w:date="2025-10-22T14:32:20Z">
        <w:r>
          <w:rPr>
            <w:spacing w:val="-5"/>
          </w:rPr>
          <w:t xml:space="preserve"> </w:t>
        </w:r>
      </w:ins>
      <w:ins w:id="2020" w:author="&lt;анонимный&gt;" w:date="2025-10-22T14:32:20Z">
        <w:r>
          <w:rPr>
            <w:spacing w:val="-2"/>
          </w:rPr>
          <w:t>(занурення).</w:t>
        </w:r>
      </w:ins>
    </w:p>
    <w:p>
      <w:pPr>
        <w:pStyle w:val="BodyText"/>
        <w:numPr>
          <w:ilvl w:val="0"/>
          <w:numId w:val="0"/>
        </w:numPr>
        <w:spacing w:before="89" w:after="0"/>
        <w:ind w:hanging="0" w:left="0" w:right="0"/>
        <w:rPr>
          <w:ins w:id="2023" w:author="&lt;анонимный&gt;" w:date="2025-10-22T14:32:20Z"/>
        </w:rPr>
      </w:pPr>
      <w:ins w:id="2022" w:author="&lt;анонимный&gt;" w:date="2025-10-22T14:32:20Z">
        <w:r>
          <w:rPr/>
          <w:drawing>
            <wp:inline distT="0" distB="0" distL="0" distR="0">
              <wp:extent cx="6299835" cy="1432560"/>
              <wp:effectExtent l="0" t="0" r="0" b="0"/>
              <wp:docPr id="12" name="Изображение10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Изображение10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96DAC541-7B7A-43D3-8B79-37D633B846F1}">
                            <asvg:svgBlip xmlns:asvg="http://schemas.microsoft.com/office/drawing/2016/SVG/main" r:embed="rId1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99835" cy="14325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25" w:author="&lt;анонимный&gt;" w:date="2025-10-22T14:32:20Z"/>
        </w:rPr>
      </w:pPr>
      <w:ins w:id="2024" w:author="&lt;анонимный&gt;" w:date="2025-10-22T14:32:20Z">
        <w:r>
          <w:rPr/>
        </w:r>
      </w:ins>
    </w:p>
    <w:p>
      <w:pPr>
        <w:pStyle w:val="BodyText"/>
        <w:numPr>
          <w:ilvl w:val="0"/>
          <w:numId w:val="0"/>
        </w:numPr>
        <w:ind w:hanging="0" w:left="0" w:right="105"/>
        <w:jc w:val="center"/>
        <w:rPr>
          <w:ins w:id="2043" w:author="&lt;анонимный&gt;" w:date="2025-10-22T14:32:20Z"/>
        </w:rPr>
      </w:pPr>
      <w:ins w:id="2026" w:author="&lt;анонимный&gt;" w:date="2025-10-22T14:32:20Z">
        <w:r>
          <w:rPr/>
          <w:t>Рисунок</w:t>
        </w:r>
      </w:ins>
      <w:ins w:id="2027" w:author="&lt;анонимный&gt;" w:date="2025-10-22T14:32:20Z">
        <w:r>
          <w:rPr>
            <w:spacing w:val="-11"/>
          </w:rPr>
          <w:t xml:space="preserve"> </w:t>
        </w:r>
      </w:ins>
      <w:ins w:id="2028" w:author="&lt;анонимный&gt;" w:date="2025-10-22T14:32:20Z">
        <w:r>
          <w:rPr/>
          <w:t>7</w:t>
        </w:r>
      </w:ins>
      <w:ins w:id="2029" w:author="&lt;анонимный&gt;" w:date="2025-10-22T14:32:20Z">
        <w:r>
          <w:rPr>
            <w:spacing w:val="-4"/>
          </w:rPr>
          <w:t xml:space="preserve"> </w:t>
        </w:r>
      </w:ins>
      <w:ins w:id="2030" w:author="&lt;анонимный&gt;" w:date="2025-10-22T14:32:20Z">
        <w:r>
          <w:rPr/>
          <w:t>–</w:t>
        </w:r>
      </w:ins>
      <w:ins w:id="2031" w:author="&lt;анонимный&gt;" w:date="2025-10-22T14:32:20Z">
        <w:r>
          <w:rPr>
            <w:spacing w:val="-8"/>
          </w:rPr>
          <w:t xml:space="preserve"> </w:t>
        </w:r>
      </w:ins>
      <w:ins w:id="2032" w:author="&lt;анонимный&gt;" w:date="2025-10-22T14:32:20Z">
        <w:r>
          <w:rPr/>
          <w:t>Продовження</w:t>
        </w:r>
      </w:ins>
      <w:ins w:id="2033" w:author="&lt;анонимный&gt;" w:date="2025-10-22T14:32:20Z">
        <w:r>
          <w:rPr>
            <w:spacing w:val="-5"/>
          </w:rPr>
          <w:t xml:space="preserve"> </w:t>
        </w:r>
      </w:ins>
      <w:ins w:id="2034" w:author="&lt;анонимный&gt;" w:date="2025-10-22T14:32:20Z">
        <w:r>
          <w:rPr/>
          <w:t>візуалізації</w:t>
        </w:r>
      </w:ins>
      <w:ins w:id="2035" w:author="&lt;анонимный&gt;" w:date="2025-10-22T14:32:20Z">
        <w:r>
          <w:rPr>
            <w:spacing w:val="-8"/>
          </w:rPr>
          <w:t xml:space="preserve"> </w:t>
        </w:r>
      </w:ins>
      <w:ins w:id="2036" w:author="&lt;анонимный&gt;" w:date="2025-10-22T14:32:20Z">
        <w:r>
          <w:rPr/>
          <w:t>другої</w:t>
        </w:r>
      </w:ins>
      <w:ins w:id="2037" w:author="&lt;анонимный&gt;" w:date="2025-10-22T14:32:20Z">
        <w:r>
          <w:rPr>
            <w:spacing w:val="-5"/>
          </w:rPr>
          <w:t xml:space="preserve"> </w:t>
        </w:r>
      </w:ins>
      <w:ins w:id="2038" w:author="&lt;анонимный&gt;" w:date="2025-10-22T14:32:20Z">
        <w:r>
          <w:rPr/>
          <w:t>фази</w:t>
        </w:r>
      </w:ins>
      <w:ins w:id="2039" w:author="&lt;анонимный&gt;" w:date="2025-10-22T14:32:20Z">
        <w:r>
          <w:rPr>
            <w:spacing w:val="-6"/>
          </w:rPr>
          <w:t xml:space="preserve"> </w:t>
        </w:r>
      </w:ins>
      <w:ins w:id="2040" w:author="&lt;анонимный&gt;" w:date="2025-10-22T14:32:20Z">
        <w:r>
          <w:rPr/>
          <w:t>сортування</w:t>
        </w:r>
      </w:ins>
      <w:ins w:id="2041" w:author="&lt;анонимный&gt;" w:date="2025-10-22T14:32:20Z">
        <w:r>
          <w:rPr>
            <w:spacing w:val="-5"/>
          </w:rPr>
          <w:t xml:space="preserve"> </w:t>
        </w:r>
      </w:ins>
      <w:ins w:id="2042" w:author="&lt;анонимный&gt;" w:date="2025-10-22T14:32:20Z">
        <w:r>
          <w:rPr>
            <w:spacing w:val="-2"/>
          </w:rPr>
          <w:t>купою.</w:t>
        </w:r>
      </w:ins>
    </w:p>
    <w:p>
      <w:pPr>
        <w:pStyle w:val="BodyText"/>
        <w:numPr>
          <w:ilvl w:val="0"/>
          <w:numId w:val="0"/>
        </w:numPr>
        <w:ind w:hanging="0" w:left="0" w:right="105"/>
        <w:jc w:val="center"/>
        <w:rPr>
          <w:ins w:id="2045" w:author="&lt;анонимный&gt;" w:date="2025-10-22T14:32:20Z"/>
        </w:rPr>
      </w:pPr>
      <w:ins w:id="2044" w:author="&lt;анонимный&gt;" w:date="2025-10-22T14:32:20Z">
        <w:r>
          <w:rPr/>
          <w:drawing>
            <wp:inline distT="0" distB="0" distL="0" distR="0">
              <wp:extent cx="3387725" cy="6505575"/>
              <wp:effectExtent l="0" t="0" r="0" b="0"/>
              <wp:docPr id="13" name="Изображение1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Изображение11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87725" cy="6505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47" w:author="&lt;анонимный&gt;" w:date="2025-10-22T14:32:20Z"/>
        </w:rPr>
      </w:pPr>
      <w:ins w:id="2046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49" w:author="&lt;анонимный&gt;" w:date="2025-10-22T14:32:20Z"/>
        </w:rPr>
      </w:pPr>
      <w:ins w:id="2048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ins w:id="2050" w:author="&lt;анонимный&gt;" w:date="2025-10-22T14:32:20Z">
        <w:r>
          <w:rPr/>
          <w:t>Таблица 6 Використовуючи процедуру Sink(A, 0, n), підрахуемо кількість операцій</w:t>
        </w:r>
      </w:ins>
      <w:ins w:id="2051" w:author="&lt;анонимный&gt;" w:date="2025-10-22T14:32:20Z">
        <w:r>
          <w:rPr>
            <w:sz w:val="32"/>
          </w:rPr>
          <w:t>.</w:t>
        </w:r>
      </w:ins>
    </w:p>
    <w:tbl>
      <w:tblPr>
        <w:tblW w:w="9917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55"/>
        <w:gridCol w:w="5449"/>
        <w:gridCol w:w="1813"/>
      </w:tblGrid>
      <w:tr>
        <w:trPr/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2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Тип операції</w:t>
              </w:r>
            </w:ins>
          </w:p>
        </w:tc>
        <w:tc>
          <w:tcPr>
            <w:tcW w:w="5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3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Розрахунок</w:t>
              </w:r>
            </w:ins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4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ВСЬОГО</w:t>
              </w:r>
            </w:ins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5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Обміни (Swap)</w:t>
              </w:r>
            </w:ins>
          </w:p>
        </w:tc>
        <w:tc>
          <w:tcPr>
            <w:tcW w:w="5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6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8 (Swap(A[0], A[i])) + 5 (Swap у Sink)</w:t>
              </w:r>
            </w:ins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7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13</w:t>
              </w:r>
            </w:ins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58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Порівняння (Compares)</w:t>
              </w:r>
            </w:ins>
          </w:p>
        </w:tc>
        <w:tc>
          <w:tcPr>
            <w:tcW w:w="5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</w:rPr>
            </w:pPr>
            <w:ins w:id="2059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24 (Усі порівняння всередині 8 викликів Sink)</w:t>
              </w:r>
            </w:ins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2060" w:author="&lt;анонимный&gt;" w:date="2025-10-22T17:14:3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t>24</w:t>
              </w:r>
            </w:ins>
          </w:p>
        </w:tc>
      </w:tr>
    </w:tbl>
    <w:p>
      <w:pPr>
        <w:pStyle w:val="ListParagraph"/>
        <w:numPr>
          <w:ilvl w:val="0"/>
          <w:numId w:val="0"/>
        </w:numPr>
        <w:ind w:hanging="0" w:left="0"/>
        <w:jc w:val="left"/>
        <w:rPr>
          <w:sz w:val="32"/>
          <w:ins w:id="2062" w:author="&lt;анонимный&gt;" w:date="2025-10-22T14:32:20Z"/>
        </w:rPr>
      </w:pPr>
      <w:ins w:id="2061" w:author="&lt;анонимный&gt;" w:date="2025-10-22T14:32:20Z">
        <w:r>
          <w:rPr>
            <w:sz w:val="32"/>
          </w:rPr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64" w:author="&lt;анонимный&gt;" w:date="2025-10-22T14:32:20Z"/>
        </w:rPr>
      </w:pPr>
      <w:ins w:id="2063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66" w:author="&lt;анонимный&gt;" w:date="2025-10-22T14:32:20Z"/>
        </w:rPr>
      </w:pPr>
      <w:ins w:id="2065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68" w:author="&lt;анонимный&gt;" w:date="2025-10-22T14:32:20Z"/>
        </w:rPr>
      </w:pPr>
      <w:ins w:id="2067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>
          <w:ins w:id="2070" w:author="&lt;анонимный&gt;" w:date="2025-10-22T14:32:20Z"/>
        </w:rPr>
      </w:pPr>
      <w:ins w:id="2069" w:author="&lt;анонимный&gt;" w:date="2025-10-22T14:32:20Z">
        <w:r>
          <w:rPr/>
        </w:r>
      </w:ins>
    </w:p>
    <w:p>
      <w:pPr>
        <w:pStyle w:val="ListParagraph"/>
        <w:numPr>
          <w:ilvl w:val="0"/>
          <w:numId w:val="0"/>
        </w:numPr>
        <w:ind w:hanging="0" w:left="0"/>
        <w:jc w:val="left"/>
        <w:rPr/>
      </w:pPr>
      <w:ins w:id="2071" w:author="&lt;анонимный&gt;" w:date="2025-10-22T14:32:20Z">
        <w:r>
          <w:rPr/>
          <w:t>Таблица 7 Результати порівнянь сортування купою (за порівняннями та присвоюваннями) із сортуванням за алгоритмами ЛР1 та ЛР2</w:t>
        </w:r>
      </w:ins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53"/>
        <w:gridCol w:w="1653"/>
        <w:gridCol w:w="1654"/>
        <w:gridCol w:w="1654"/>
        <w:gridCol w:w="1653"/>
        <w:gridCol w:w="1653"/>
      </w:tblGrid>
      <w:tr>
        <w:trPr/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2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Назва алгоритму</w:t>
              </w:r>
            </w:ins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3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Реалізація</w:t>
              </w:r>
            </w:ins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4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Складність (Теорія)</w:t>
              </w:r>
            </w:ins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5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Порівняння</w:t>
              </w:r>
            </w:ins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6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Присвоювання / Обміни</w:t>
              </w:r>
            </w:ins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7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Додаткові лічильники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78" w:author="&lt;анонимный&gt;" w:date="2025-10-22T15:47:29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Selection Sort</w:t>
              </w:r>
            </w:ins>
            <w:ins w:id="2079" w:author="&lt;анонимный&gt;" w:date="2025-10-22T15:47:2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(ЛР1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0" w:author="&lt;анонимный&gt;" w:date="2025-10-22T15:48:35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1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</w:t>
              </w:r>
            </w:ins>
            <w:ins w:id="2082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perscript"/>
                </w:rPr>
                <w:t>2</w:t>
              </w:r>
            </w:ins>
            <w:ins w:id="2083" w:author="&lt;анонимный&gt;" w:date="2025-10-22T15:48:3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4" w:author="&lt;анонимный&gt;" w:date="2025-10-22T15:50:2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44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5" w:author="&lt;анонимный&gt;" w:date="2025-10-22T15:50:2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40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6" w:author="&lt;анонимный&gt;" w:date="2025-10-22T15:51:4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7" w:author="&lt;анонимный&gt;" w:date="2025-10-22T15:48:10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Insertion Sort</w:t>
              </w:r>
            </w:ins>
            <w:ins w:id="2088" w:author="&lt;анонимный&gt;" w:date="2025-10-22T15:48:10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(ЛР1)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89" w:author="&lt;анонимный&gt;" w:date="2025-10-22T15:48:10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0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</w:t>
              </w:r>
            </w:ins>
            <w:ins w:id="2091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perscript"/>
                </w:rPr>
                <w:t>2</w:t>
              </w:r>
            </w:ins>
            <w:ins w:id="2092" w:author="&lt;анонимный&gt;" w:date="2025-10-22T15:49:2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3" w:author="&lt;анонимный&gt;" w:date="2025-10-22T15:49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24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4" w:author="&lt;анонимный&gt;" w:date="2025-10-22T15:50:4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58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5" w:author="&lt;анонимный&gt;" w:date="2025-10-22T15:51:5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6" w:author="&lt;анонимный&gt;" w:date="2025-10-22T15:48:17Z">
              <w:r>
                <w:rPr>
                  <w:b/>
                  <w:bCs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Heap Sort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7" w:author="&lt;анонимный&gt;" w:date="2025-10-22T15:48:17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 (Sink)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8" w:author="&lt;анонимный&gt;" w:date="2025-10-22T15:49:33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099" w:author="&lt;анонимный&gt;" w:date="2025-10-22T15:49:3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45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0" w:author="&lt;анонимный&gt;" w:date="2025-10-22T15:50:5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18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1" w:author="&lt;анонимный&gt;" w:date="2025-10-22T15:50:53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2" w:author="&lt;анонимный&gt;" w:date="2025-10-22T15:48:22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QuickSort</w:t>
              </w:r>
            </w:ins>
            <w:ins w:id="2103" w:author="&lt;анонимный&gt;" w:date="2025-10-22T15:48:22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4" w:author="&lt;анонимный&gt;" w:date="2025-10-22T15:48:22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Рекурсивна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5" w:author="&lt;анонимный&gt;" w:date="2025-10-22T15:49:4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  <w:ins w:id="2106" w:author="&lt;анонимный&gt;" w:date="2025-10-22T15:49:46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  <w:vertAlign w:val="subscript"/>
                </w:rPr>
                <w:t>(Avg)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7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65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8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103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09" w:author="&lt;анонимный&gt;" w:date="2025-10-22T15:51:18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Рекурсивних викликів: 8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0" w:author="&lt;анонимный&gt;" w:date="2025-10-22T15:48:26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Merge Sort</w:t>
              </w:r>
            </w:ins>
            <w:ins w:id="2111" w:author="&lt;анонимный&gt;" w:date="2025-10-22T15:48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2" w:author="&lt;анонимный&gt;" w:date="2025-10-22T15:48:26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Рекурсивна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3" w:author="&lt;анонимный&gt;" w:date="2025-10-22T15:50:14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4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110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5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119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6" w:author="&lt;анонимный&gt;" w:date="2025-10-22T15:51:19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Рекурсивних викликів: 17</w:t>
              </w:r>
            </w:ins>
          </w:p>
        </w:tc>
      </w:tr>
      <w:tr>
        <w:trPr/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7" w:author="&lt;анонимный&gt;" w:date="2025-10-22T15:48:31Z">
              <w:r>
                <w:rPr>
                  <w:b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Merge Sort</w:t>
              </w:r>
            </w:ins>
            <w:ins w:id="2118" w:author="&lt;анонимный&gt;" w:date="2025-10-22T15:48:3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 xml:space="preserve"> (ЛР2)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19" w:author="&lt;анонимный&gt;" w:date="2025-10-22T15:48:31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Ітеративна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20" w:author="&lt;анонимный&gt;" w:date="2025-10-22T15:50:15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O(N log N)</w:t>
              </w:r>
            </w:ins>
          </w:p>
        </w:tc>
        <w:tc>
          <w:tcPr>
            <w:tcW w:w="16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21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99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22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206</w:t>
              </w:r>
            </w:ins>
          </w:p>
        </w:tc>
        <w:tc>
          <w:tcPr>
            <w:tcW w:w="1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ins w:id="2123" w:author="&lt;анонимный&gt;" w:date="2025-10-22T15:51:24Z">
              <w:r>
                <w:rPr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0"/>
                  <w:szCs w:val="20"/>
                  <w:u w:val="none"/>
                </w:rPr>
                <w:t>-</w:t>
              </w:r>
            </w:ins>
          </w:p>
        </w:tc>
      </w:tr>
    </w:tbl>
    <w:p>
      <w:pPr>
        <w:sectPr>
          <w:headerReference w:type="even" r:id="rId18"/>
          <w:headerReference w:type="default" r:id="rId19"/>
          <w:headerReference w:type="first" r:id="rId20"/>
          <w:type w:val="nextPage"/>
          <w:pgSz w:w="11906" w:h="16838"/>
          <w:pgMar w:left="1418" w:right="567" w:gutter="0" w:header="567" w:top="1134" w:footer="0" w:bottom="1134"/>
          <w:pgNumType w:start="1" w:fmt="decimal"/>
          <w:formProt w:val="false"/>
          <w:titlePg/>
          <w:textDirection w:val="lrTb"/>
          <w:docGrid w:type="default" w:linePitch="381" w:charSpace="0"/>
        </w:sectPr>
      </w:pPr>
    </w:p>
    <w:p>
      <w:pPr>
        <w:pStyle w:val="BodyText"/>
        <w:spacing w:before="321" w:after="0"/>
        <w:ind w:hanging="0" w:left="131" w:right="0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del w:id="2124" w:author="&lt;анонимный&gt;" w:date="2025-10-22T14:53:12Z">
        <w:r>
          <w:rPr>
            <w:color w:val="212121"/>
          </w:rPr>
          <w:delText>Таблиця</w:delText>
        </w:r>
      </w:del>
      <w:del w:id="2125" w:author="&lt;анонимный&gt;" w:date="2025-10-22T14:53:12Z">
        <w:r>
          <w:rPr>
            <w:color w:val="212121"/>
            <w:spacing w:val="-5"/>
          </w:rPr>
          <w:delText xml:space="preserve"> </w:delText>
        </w:r>
      </w:del>
      <w:del w:id="2126" w:author="&lt;анонимный&gt;" w:date="2025-10-22T14:53:12Z">
        <w:r>
          <w:rPr>
            <w:color w:val="212121"/>
          </w:rPr>
          <w:delText>2</w:delText>
        </w:r>
      </w:del>
      <w:del w:id="2127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2128" w:author="&lt;анонимный&gt;" w:date="2025-10-22T14:53:12Z">
        <w:r>
          <w:rPr>
            <w:color w:val="212121"/>
          </w:rPr>
          <w:delText>Результати</w:delText>
        </w:r>
      </w:del>
      <w:del w:id="2129" w:author="&lt;анонимный&gt;" w:date="2025-10-22T14:53:12Z">
        <w:r>
          <w:rPr>
            <w:color w:val="212121"/>
            <w:spacing w:val="-5"/>
          </w:rPr>
          <w:delText xml:space="preserve"> </w:delText>
        </w:r>
      </w:del>
      <w:del w:id="2130" w:author="&lt;анонимный&gt;" w:date="2025-10-22T14:53:12Z">
        <w:r>
          <w:rPr>
            <w:color w:val="212121"/>
          </w:rPr>
          <w:delText>ітеративної</w:delText>
        </w:r>
      </w:del>
      <w:del w:id="2131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2132" w:author="&lt;анонимный&gt;" w:date="2025-10-22T14:53:12Z">
        <w:r>
          <w:rPr>
            <w:color w:val="212121"/>
          </w:rPr>
          <w:delText>та</w:delText>
        </w:r>
      </w:del>
      <w:del w:id="2133" w:author="&lt;анонимный&gt;" w:date="2025-10-22T14:53:12Z">
        <w:r>
          <w:rPr>
            <w:color w:val="212121"/>
            <w:spacing w:val="-8"/>
          </w:rPr>
          <w:delText xml:space="preserve"> </w:delText>
        </w:r>
      </w:del>
      <w:del w:id="2134" w:author="&lt;анонимный&gt;" w:date="2025-10-22T14:53:12Z">
        <w:r>
          <w:rPr>
            <w:color w:val="212121"/>
          </w:rPr>
          <w:delText>рекурсивної</w:delText>
        </w:r>
      </w:del>
      <w:del w:id="2135" w:author="&lt;анонимный&gt;" w:date="2025-10-22T14:53:12Z">
        <w:r>
          <w:rPr>
            <w:color w:val="212121"/>
            <w:spacing w:val="-4"/>
          </w:rPr>
          <w:delText xml:space="preserve"> </w:delText>
        </w:r>
      </w:del>
      <w:del w:id="2136" w:author="&lt;анонимный&gt;" w:date="2025-10-22T14:53:12Z">
        <w:r>
          <w:rPr>
            <w:color w:val="212121"/>
          </w:rPr>
          <w:delText>реалізації</w:delText>
        </w:r>
      </w:del>
      <w:del w:id="2137" w:author="&lt;анонимный&gt;" w:date="2025-10-22T14:53:12Z">
        <w:r>
          <w:rPr>
            <w:color w:val="212121"/>
            <w:spacing w:val="-1"/>
          </w:rPr>
          <w:delText xml:space="preserve"> </w:delText>
        </w:r>
      </w:del>
      <w:del w:id="2138" w:author="&lt;анонимный&gt;" w:date="2025-10-22T14:53:12Z">
        <w:r>
          <w:rPr>
            <w:color w:val="212121"/>
          </w:rPr>
          <w:delText>алгоритму сортування злиттям</w:delText>
        </w:r>
      </w:del>
      <w:ins w:id="2139" w:author="&lt;анонимный&gt;" w:date="2025-10-22T17:27:15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  <w:t xml:space="preserve"> </w:t>
        </w:r>
      </w:ins>
    </w:p>
    <w:tbl>
      <w:tblPr>
        <w:tblW w:w="9625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502"/>
        <w:gridCol w:w="5122"/>
      </w:tblGrid>
      <w:tr>
        <w:trPr>
          <w:del w:id="2140" w:author="&lt;анонимный&gt;" w:date="2025-10-22T14:53:12Z"/>
          <w:trHeight w:val="278" w:hRule="atLeast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rFonts w:ascii="Times New Roman" w:hAnsi="Times New Roman"/>
                <w:sz w:val="24"/>
              </w:rPr>
            </w:pPr>
            <w:del w:id="2141" w:author="&lt;анонимный&gt;" w:date="2025-10-22T14:53:12Z">
              <w:r>
                <w:rPr>
                  <w:color w:val="212121"/>
                  <w:sz w:val="24"/>
                </w:rPr>
                <w:delText>Ітеративний</w:delText>
              </w:r>
            </w:del>
            <w:del w:id="2142" w:author="&lt;анонимный&gt;" w:date="2025-10-22T14:53:12Z">
              <w:r>
                <w:rPr>
                  <w:color w:val="212121"/>
                  <w:spacing w:val="-5"/>
                  <w:sz w:val="24"/>
                </w:rPr>
                <w:delText xml:space="preserve"> </w:delText>
              </w:r>
            </w:del>
            <w:del w:id="2143" w:author="&lt;анонимный&gt;" w:date="2025-10-22T14:53:12Z">
              <w:r>
                <w:rPr>
                  <w:color w:val="212121"/>
                  <w:spacing w:val="-2"/>
                  <w:sz w:val="24"/>
                </w:rPr>
                <w:delText>алгоритм</w:delText>
              </w:r>
            </w:del>
          </w:p>
        </w:tc>
        <w:tc>
          <w:tcPr>
            <w:tcW w:w="5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10" w:right="0"/>
              <w:rPr>
                <w:rFonts w:ascii="Times New Roman" w:hAnsi="Times New Roman"/>
                <w:sz w:val="24"/>
              </w:rPr>
            </w:pPr>
            <w:del w:id="2144" w:author="&lt;анонимный&gt;" w:date="2025-10-22T14:53:12Z">
              <w:r>
                <w:rPr>
                  <w:sz w:val="24"/>
                </w:rPr>
                <w:delText>Рекурсивний</w:delText>
              </w:r>
            </w:del>
            <w:del w:id="2145" w:author="&lt;анонимный&gt;" w:date="2025-10-22T14:53:12Z">
              <w:r>
                <w:rPr>
                  <w:spacing w:val="-5"/>
                  <w:sz w:val="24"/>
                </w:rPr>
                <w:delText xml:space="preserve"> </w:delText>
              </w:r>
            </w:del>
            <w:del w:id="2146" w:author="&lt;анонимный&gt;" w:date="2025-10-22T14:53:12Z">
              <w:r>
                <w:rPr>
                  <w:spacing w:val="-2"/>
                  <w:sz w:val="24"/>
                </w:rPr>
                <w:delText>алгоритм</w:delText>
              </w:r>
            </w:del>
          </w:p>
        </w:tc>
      </w:tr>
      <w:tr>
        <w:trPr>
          <w:del w:id="2147" w:author="&lt;анонимный&gt;" w:date="2025-10-22T14:53:12Z"/>
          <w:trHeight w:val="2299" w:hRule="atLeast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9"/>
              <w:rPr>
                <w:sz w:val="20"/>
                <w:szCs w:val="20"/>
                <w:del w:id="2156" w:author="&lt;анонимный&gt;" w:date="2025-10-22T14:53:12Z"/>
              </w:rPr>
            </w:pPr>
            <w:del w:id="2148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Оригінальний</w:delText>
              </w:r>
            </w:del>
            <w:del w:id="2149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 xml:space="preserve"> </w:delText>
              </w:r>
            </w:del>
            <w:del w:id="2150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список:</w:delText>
              </w:r>
            </w:del>
            <w:del w:id="2151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 xml:space="preserve"> </w:delText>
              </w:r>
            </w:del>
            <w:del w:id="2152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[</w:delText>
              </w:r>
            </w:del>
            <w:del w:id="2153" w:author="&lt;анонимный&gt;" w:date="2025-10-22T14:53:12Z">
              <w:r>
                <w:rPr>
                  <w:rFonts w:cs="Times New Roman"/>
                  <w:bCs/>
                  <w:color w:val="000000"/>
                  <w:sz w:val="20"/>
                  <w:szCs w:val="20"/>
                </w:rPr>
                <w:delText xml:space="preserve">58, 5, 50, 99, 61, 32, 27, 45, </w:delText>
              </w:r>
            </w:del>
            <w:del w:id="2154" w:author="&lt;анонимный&gt;" w:date="2025-10-22T14:53:12Z">
              <w:r>
                <w:rPr>
                  <w:rFonts w:cs="Times New Roman"/>
                  <w:bCs/>
                  <w:color w:val="000000"/>
                  <w:spacing w:val="-5"/>
                  <w:sz w:val="20"/>
                  <w:szCs w:val="20"/>
                </w:rPr>
                <w:delText>75</w:delText>
              </w:r>
            </w:del>
            <w:del w:id="2155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>]</w:delText>
              </w:r>
            </w:del>
          </w:p>
          <w:p>
            <w:pPr>
              <w:pStyle w:val="TableParagraph"/>
              <w:spacing w:lineRule="exact" w:line="229"/>
              <w:rPr>
                <w:sz w:val="20"/>
                <w:szCs w:val="20"/>
                <w:del w:id="2161" w:author="&lt;анонимный&gt;" w:date="2025-10-22T14:53:12Z"/>
              </w:rPr>
            </w:pPr>
            <w:del w:id="2157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Відсортований</w:delText>
              </w:r>
            </w:del>
            <w:del w:id="2158" w:author="&lt;анонимный&gt;" w:date="2025-10-22T14:53:12Z">
              <w:r>
                <w:rPr>
                  <w:color w:val="212121"/>
                  <w:spacing w:val="-6"/>
                  <w:sz w:val="20"/>
                  <w:szCs w:val="20"/>
                </w:rPr>
                <w:delText xml:space="preserve"> </w:delText>
              </w:r>
            </w:del>
            <w:del w:id="2159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список:</w:delText>
              </w:r>
            </w:del>
            <w:del w:id="2160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 xml:space="preserve"> [5, 27, 32, 45, 50, 58, 61, 75, 99]</w:delText>
              </w:r>
            </w:del>
          </w:p>
          <w:p>
            <w:pPr>
              <w:pStyle w:val="TableParagraph"/>
              <w:rPr>
                <w:sz w:val="20"/>
                <w:szCs w:val="20"/>
                <w:del w:id="2167" w:author="&lt;анонимный&gt;" w:date="2025-10-22T14:53:12Z"/>
              </w:rPr>
            </w:pPr>
            <w:del w:id="2162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Кількість</w:delText>
              </w:r>
            </w:del>
            <w:del w:id="2163" w:author="&lt;анонимный&gt;" w:date="2025-10-22T14:53:12Z">
              <w:r>
                <w:rPr>
                  <w:color w:val="212121"/>
                  <w:spacing w:val="-12"/>
                  <w:sz w:val="20"/>
                  <w:szCs w:val="20"/>
                </w:rPr>
                <w:delText xml:space="preserve"> </w:delText>
              </w:r>
            </w:del>
            <w:del w:id="2164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порівнянь:</w:delText>
              </w:r>
            </w:del>
            <w:del w:id="2165" w:author="&lt;анонимный&gt;" w:date="2025-10-22T14:53:12Z">
              <w:r>
                <w:rPr>
                  <w:color w:val="212121"/>
                  <w:spacing w:val="-13"/>
                  <w:sz w:val="20"/>
                  <w:szCs w:val="20"/>
                </w:rPr>
                <w:delText xml:space="preserve"> </w:delText>
              </w:r>
            </w:del>
            <w:del w:id="2166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>99</w:delText>
              </w:r>
            </w:del>
          </w:p>
          <w:p>
            <w:pPr>
              <w:pStyle w:val="TableParagraph"/>
              <w:spacing w:before="1" w:after="0"/>
              <w:rPr>
                <w:sz w:val="20"/>
                <w:szCs w:val="20"/>
              </w:rPr>
            </w:pPr>
            <w:del w:id="2168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Кількість</w:delText>
              </w:r>
            </w:del>
            <w:del w:id="2169" w:author="&lt;анонимный&gt;" w:date="2025-10-22T14:53:12Z">
              <w:r>
                <w:rPr>
                  <w:color w:val="212121"/>
                  <w:spacing w:val="-13"/>
                  <w:sz w:val="20"/>
                  <w:szCs w:val="20"/>
                </w:rPr>
                <w:delText xml:space="preserve"> </w:delText>
              </w:r>
            </w:del>
            <w:del w:id="2170" w:author="&lt;анонимный&gt;" w:date="2025-10-22T14:53:12Z">
              <w:r>
                <w:rPr>
                  <w:color w:val="212121"/>
                  <w:sz w:val="20"/>
                  <w:szCs w:val="20"/>
                </w:rPr>
                <w:delText>присвоювань:</w:delText>
              </w:r>
            </w:del>
            <w:del w:id="2171" w:author="&lt;анонимный&gt;" w:date="2025-10-22T14:53:12Z">
              <w:r>
                <w:rPr>
                  <w:color w:val="212121"/>
                  <w:spacing w:val="-12"/>
                  <w:sz w:val="20"/>
                  <w:szCs w:val="20"/>
                </w:rPr>
                <w:delText xml:space="preserve"> </w:delText>
              </w:r>
            </w:del>
            <w:del w:id="2172" w:author="&lt;анонимный&gt;" w:date="2025-10-22T14:53:12Z">
              <w:r>
                <w:rPr>
                  <w:color w:val="212121"/>
                  <w:spacing w:val="-5"/>
                  <w:sz w:val="20"/>
                  <w:szCs w:val="20"/>
                </w:rPr>
                <w:delText>206</w:delText>
              </w:r>
            </w:del>
          </w:p>
        </w:tc>
        <w:tc>
          <w:tcPr>
            <w:tcW w:w="5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9"/>
              <w:ind w:left="110" w:right="0"/>
              <w:rPr>
                <w:rFonts w:ascii="Times New Roman" w:hAnsi="Times New Roman"/>
                <w:sz w:val="20"/>
                <w:del w:id="2177" w:author="&lt;анонимный&gt;" w:date="2025-10-22T14:53:12Z"/>
              </w:rPr>
            </w:pPr>
            <w:del w:id="2173" w:author="&lt;анонимный&gt;" w:date="2025-10-22T14:53:12Z">
              <w:r>
                <w:rPr>
                  <w:sz w:val="20"/>
                </w:rPr>
                <w:delText>Оригінальний</w:delText>
              </w:r>
            </w:del>
            <w:del w:id="2174" w:author="&lt;анонимный&gt;" w:date="2025-10-22T14:53:12Z">
              <w:r>
                <w:rPr>
                  <w:spacing w:val="-5"/>
                  <w:sz w:val="20"/>
                </w:rPr>
                <w:delText xml:space="preserve"> </w:delText>
              </w:r>
            </w:del>
            <w:del w:id="2175" w:author="&lt;анонимный&gt;" w:date="2025-10-22T14:53:12Z">
              <w:r>
                <w:rPr>
                  <w:sz w:val="20"/>
                </w:rPr>
                <w:delText>список:</w:delText>
              </w:r>
            </w:del>
            <w:del w:id="2176" w:author="&lt;анонимный&gt;" w:date="2025-10-22T14:53:12Z">
              <w:r>
                <w:rPr>
                  <w:spacing w:val="-5"/>
                  <w:sz w:val="20"/>
                </w:rPr>
                <w:delText xml:space="preserve"> [58, 5, 50, 99, 61, 32, 27, 45, 75]</w:delText>
              </w:r>
            </w:del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  <w:del w:id="2183" w:author="&lt;анонимный&gt;" w:date="2025-10-22T14:53:12Z"/>
              </w:rPr>
            </w:pPr>
            <w:del w:id="2178" w:author="&lt;анонимный&gt;" w:date="2025-10-22T14:53:12Z">
              <w:r>
                <w:rPr>
                  <w:sz w:val="20"/>
                </w:rPr>
                <w:delText>Відсортований</w:delText>
              </w:r>
            </w:del>
            <w:del w:id="2179" w:author="&lt;анонимный&gt;" w:date="2025-10-22T14:53:12Z">
              <w:r>
                <w:rPr>
                  <w:spacing w:val="-6"/>
                  <w:sz w:val="20"/>
                </w:rPr>
                <w:delText xml:space="preserve"> </w:delText>
              </w:r>
            </w:del>
            <w:del w:id="2180" w:author="&lt;анонимный&gt;" w:date="2025-10-22T14:53:12Z">
              <w:r>
                <w:rPr>
                  <w:sz w:val="20"/>
                </w:rPr>
                <w:delText>список:</w:delText>
              </w:r>
            </w:del>
            <w:del w:id="2181" w:author="&lt;анонимный&gt;" w:date="2025-10-22T14:53:12Z">
              <w:r>
                <w:rPr>
                  <w:spacing w:val="-6"/>
                  <w:sz w:val="20"/>
                </w:rPr>
                <w:delText xml:space="preserve"> [5, 27, 32, 45, 50, 58, 61, 75, 99]</w:delText>
              </w:r>
            </w:del>
            <w:del w:id="2182" w:author="&lt;анонимный&gt;" w:date="2025-10-22T14:53:12Z">
              <w:r>
                <w:rPr>
                  <w:sz w:val="20"/>
                </w:rPr>
                <w:delText xml:space="preserve"> Загальна кількість порівнянь: 110</w:delText>
              </w:r>
            </w:del>
          </w:p>
          <w:p>
            <w:pPr>
              <w:pStyle w:val="TableParagraph"/>
              <w:ind w:left="110" w:right="0"/>
              <w:rPr>
                <w:rFonts w:ascii="Times New Roman" w:hAnsi="Times New Roman"/>
                <w:sz w:val="20"/>
                <w:del w:id="2191" w:author="&lt;анонимный&gt;" w:date="2025-10-22T14:53:12Z"/>
              </w:rPr>
            </w:pPr>
            <w:del w:id="2184" w:author="&lt;анонимный&gt;" w:date="2025-10-22T14:53:12Z">
              <w:r>
                <w:rPr>
                  <w:sz w:val="20"/>
                </w:rPr>
                <w:delText>Загальна</w:delText>
              </w:r>
            </w:del>
            <w:del w:id="2185" w:author="&lt;анонимный&gt;" w:date="2025-10-22T14:53:12Z">
              <w:r>
                <w:rPr>
                  <w:spacing w:val="-12"/>
                  <w:sz w:val="20"/>
                </w:rPr>
                <w:delText xml:space="preserve"> </w:delText>
              </w:r>
            </w:del>
            <w:del w:id="2186" w:author="&lt;анонимный&gt;" w:date="2025-10-22T14:53:12Z">
              <w:r>
                <w:rPr>
                  <w:sz w:val="20"/>
                </w:rPr>
                <w:delText>кількість</w:delText>
              </w:r>
            </w:del>
            <w:del w:id="2187" w:author="&lt;анонимный&gt;" w:date="2025-10-22T14:53:12Z">
              <w:r>
                <w:rPr>
                  <w:spacing w:val="-9"/>
                  <w:sz w:val="20"/>
                </w:rPr>
                <w:delText xml:space="preserve"> </w:delText>
              </w:r>
            </w:del>
            <w:del w:id="2188" w:author="&lt;анонимный&gt;" w:date="2025-10-22T14:53:12Z">
              <w:r>
                <w:rPr>
                  <w:sz w:val="20"/>
                </w:rPr>
                <w:delText>присвоювань:</w:delText>
              </w:r>
            </w:del>
            <w:del w:id="2189" w:author="&lt;анонимный&gt;" w:date="2025-10-22T14:53:12Z">
              <w:r>
                <w:rPr>
                  <w:spacing w:val="-11"/>
                  <w:sz w:val="20"/>
                </w:rPr>
                <w:delText xml:space="preserve"> </w:delText>
              </w:r>
            </w:del>
            <w:del w:id="2190" w:author="&lt;анонимный&gt;" w:date="2025-10-22T14:53:12Z">
              <w:r>
                <w:rPr>
                  <w:spacing w:val="-5"/>
                  <w:sz w:val="20"/>
                </w:rPr>
                <w:delText>119</w:delText>
              </w:r>
            </w:del>
          </w:p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  <w:del w:id="2193" w:author="&lt;анонимный&gt;" w:date="2025-10-22T14:53:12Z"/>
              </w:rPr>
            </w:pPr>
            <w:del w:id="2192" w:author="&lt;анонимный&gt;" w:date="2025-10-22T14:53:12Z">
              <w:r>
                <w:rPr>
                  <w:sz w:val="20"/>
                </w:rPr>
              </w:r>
            </w:del>
          </w:p>
          <w:p>
            <w:pPr>
              <w:pStyle w:val="TableParagraph"/>
              <w:spacing w:before="1" w:after="0"/>
              <w:ind w:left="110" w:right="0"/>
              <w:rPr>
                <w:rFonts w:ascii="Times New Roman" w:hAnsi="Times New Roman"/>
                <w:sz w:val="20"/>
                <w:del w:id="2198" w:author="&lt;анонимный&gt;" w:date="2025-10-22T14:53:12Z"/>
              </w:rPr>
            </w:pPr>
            <w:del w:id="2194" w:author="&lt;анонимный&gt;" w:date="2025-10-22T14:53:12Z">
              <w:r>
                <w:rPr>
                  <w:color w:val="212121"/>
                  <w:sz w:val="20"/>
                </w:rPr>
                <w:delText>Оригінальний</w:delText>
              </w:r>
            </w:del>
            <w:del w:id="2195" w:author="&lt;анонимный&gt;" w:date="2025-10-22T14:53:12Z">
              <w:r>
                <w:rPr>
                  <w:color w:val="212121"/>
                  <w:spacing w:val="-5"/>
                  <w:sz w:val="20"/>
                </w:rPr>
                <w:delText xml:space="preserve"> </w:delText>
              </w:r>
            </w:del>
            <w:del w:id="2196" w:author="&lt;анонимный&gt;" w:date="2025-10-22T14:53:12Z">
              <w:r>
                <w:rPr>
                  <w:color w:val="212121"/>
                  <w:sz w:val="20"/>
                </w:rPr>
                <w:delText>список:</w:delText>
              </w:r>
            </w:del>
            <w:del w:id="2197" w:author="&lt;анонимный&gt;" w:date="2025-10-22T14:53:12Z">
              <w:r>
                <w:rPr>
                  <w:color w:val="212121"/>
                  <w:spacing w:val="-5"/>
                  <w:sz w:val="20"/>
                </w:rPr>
                <w:delText xml:space="preserve"> [58, 5, 50, 99, 61, 32, 27, 45, 75]</w:delText>
              </w:r>
            </w:del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  <w:del w:id="2203" w:author="&lt;анонимный&gt;" w:date="2025-10-22T14:53:12Z"/>
              </w:rPr>
            </w:pPr>
            <w:del w:id="2199" w:author="&lt;анонимный&gt;" w:date="2025-10-22T14:53:12Z">
              <w:r>
                <w:rPr>
                  <w:color w:val="212121"/>
                  <w:sz w:val="20"/>
                </w:rPr>
                <w:delText>Відсортований</w:delText>
              </w:r>
            </w:del>
            <w:del w:id="2200" w:author="&lt;анонимный&gt;" w:date="2025-10-22T14:53:12Z">
              <w:r>
                <w:rPr>
                  <w:color w:val="212121"/>
                  <w:spacing w:val="-6"/>
                  <w:sz w:val="20"/>
                </w:rPr>
                <w:delText xml:space="preserve"> </w:delText>
              </w:r>
            </w:del>
            <w:del w:id="2201" w:author="&lt;анонимный&gt;" w:date="2025-10-22T14:53:12Z">
              <w:r>
                <w:rPr>
                  <w:color w:val="212121"/>
                  <w:sz w:val="20"/>
                </w:rPr>
                <w:delText>список:</w:delText>
              </w:r>
            </w:del>
            <w:del w:id="2202" w:author="&lt;анонимный&gt;" w:date="2025-10-22T14:53:12Z">
              <w:r>
                <w:rPr>
                  <w:color w:val="212121"/>
                  <w:spacing w:val="-6"/>
                  <w:sz w:val="20"/>
                </w:rPr>
                <w:delText xml:space="preserve"> [5, 27, 32, 45, 50, 58, 61, 75, 99]</w:delText>
              </w:r>
            </w:del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  <w:del w:id="2205" w:author="&lt;анонимный&gt;" w:date="2025-10-22T14:53:12Z"/>
              </w:rPr>
            </w:pPr>
            <w:del w:id="2204" w:author="&lt;анонимный&gt;" w:date="2025-10-22T14:53:12Z">
              <w:r>
                <w:rPr>
                  <w:color w:val="FF0000"/>
                  <w:sz w:val="20"/>
                </w:rPr>
                <w:delText>Загальна кількість порівнянь: 110</w:delText>
              </w:r>
            </w:del>
          </w:p>
          <w:p>
            <w:pPr>
              <w:pStyle w:val="TableParagraph"/>
              <w:spacing w:lineRule="exact" w:line="230"/>
              <w:ind w:left="110" w:right="1198"/>
              <w:rPr>
                <w:rFonts w:ascii="Times New Roman" w:hAnsi="Times New Roman"/>
                <w:sz w:val="20"/>
                <w:del w:id="2207" w:author="&lt;анонимный&gt;" w:date="2025-10-22T14:53:12Z"/>
              </w:rPr>
            </w:pPr>
            <w:del w:id="2206" w:author="&lt;анонимный&gt;" w:date="2025-10-22T14:53:12Z">
              <w:r>
                <w:rPr>
                  <w:color w:val="FF0000"/>
                  <w:sz w:val="20"/>
                </w:rPr>
                <w:delText>Загальна кількість присвоювань: 119</w:delText>
              </w:r>
            </w:del>
          </w:p>
          <w:p>
            <w:pPr>
              <w:pStyle w:val="TableParagraph"/>
              <w:spacing w:lineRule="exact" w:line="230"/>
              <w:ind w:left="110" w:right="1198"/>
              <w:rPr>
                <w:rFonts w:ascii="Times New Roman" w:hAnsi="Times New Roman"/>
                <w:sz w:val="20"/>
              </w:rPr>
            </w:pPr>
            <w:del w:id="2208" w:author="&lt;анонимный&gt;" w:date="2025-10-22T14:53:12Z">
              <w:r>
                <w:rPr>
                  <w:color w:val="FF0000"/>
                  <w:sz w:val="20"/>
                </w:rPr>
                <w:delText>Загальна</w:delText>
              </w:r>
            </w:del>
            <w:del w:id="2209" w:author="&lt;анонимный&gt;" w:date="2025-10-22T14:53:12Z">
              <w:r>
                <w:rPr>
                  <w:color w:val="FF0000"/>
                  <w:spacing w:val="-11"/>
                  <w:sz w:val="20"/>
                </w:rPr>
                <w:delText xml:space="preserve"> </w:delText>
              </w:r>
            </w:del>
            <w:del w:id="2210" w:author="&lt;анонимный&gt;" w:date="2025-10-22T14:53:12Z">
              <w:r>
                <w:rPr>
                  <w:color w:val="FF0000"/>
                  <w:sz w:val="20"/>
                </w:rPr>
                <w:delText>кількість</w:delText>
              </w:r>
            </w:del>
            <w:del w:id="2211" w:author="&lt;анонимный&gt;" w:date="2025-10-22T14:53:12Z">
              <w:r>
                <w:rPr>
                  <w:color w:val="FF0000"/>
                  <w:spacing w:val="-12"/>
                  <w:sz w:val="20"/>
                </w:rPr>
                <w:delText xml:space="preserve"> </w:delText>
              </w:r>
            </w:del>
            <w:del w:id="2212" w:author="&lt;анонимный&gt;" w:date="2025-10-22T14:53:12Z">
              <w:r>
                <w:rPr>
                  <w:color w:val="FF0000"/>
                  <w:sz w:val="20"/>
                </w:rPr>
                <w:delText>рекурсивних</w:delText>
              </w:r>
            </w:del>
            <w:del w:id="2213" w:author="&lt;анонимный&gt;" w:date="2025-10-22T14:53:12Z">
              <w:r>
                <w:rPr>
                  <w:color w:val="FF0000"/>
                  <w:spacing w:val="-10"/>
                  <w:sz w:val="20"/>
                </w:rPr>
                <w:delText xml:space="preserve"> </w:delText>
              </w:r>
            </w:del>
            <w:del w:id="2214" w:author="&lt;анонимный&gt;" w:date="2025-10-22T14:53:12Z">
              <w:r>
                <w:rPr>
                  <w:color w:val="FF0000"/>
                  <w:sz w:val="20"/>
                </w:rPr>
                <w:delText>викликів:17</w:delText>
              </w:r>
            </w:del>
          </w:p>
        </w:tc>
      </w:tr>
    </w:tbl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216" w:author="&lt;анонимный&gt;" w:date="2025-10-22T14:53:12Z"/>
        </w:rPr>
      </w:pPr>
      <w:r>
        <w:br w:type="page"/>
      </w:r>
      <w:del w:id="2215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 xml:space="preserve">           </w:delText>
        </w:r>
      </w:del>
      <w:r>
        <w:br w:type="page"/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230" w:author="&lt;анонимный&gt;" w:date="2025-10-22T14:53:12Z"/>
        </w:rPr>
      </w:pPr>
      <w:del w:id="2217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2. Наведіть</w:delText>
        </w:r>
      </w:del>
      <w:del w:id="2218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7"/>
            <w:sz w:val="28"/>
            <w:szCs w:val="28"/>
          </w:rPr>
          <w:delText xml:space="preserve"> </w:delText>
        </w:r>
      </w:del>
      <w:del w:id="2219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приклад</w:delText>
        </w:r>
      </w:del>
      <w:del w:id="2220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5"/>
            <w:sz w:val="28"/>
            <w:szCs w:val="28"/>
          </w:rPr>
          <w:delText xml:space="preserve"> </w:delText>
        </w:r>
      </w:del>
      <w:del w:id="2221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використання</w:delText>
        </w:r>
      </w:del>
      <w:del w:id="2222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3"/>
            <w:sz w:val="28"/>
            <w:szCs w:val="28"/>
          </w:rPr>
          <w:delText xml:space="preserve"> </w:delText>
        </w:r>
      </w:del>
      <w:del w:id="2223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Python-коду</w:delText>
        </w:r>
      </w:del>
      <w:del w:id="2224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9"/>
            <w:sz w:val="28"/>
            <w:szCs w:val="28"/>
          </w:rPr>
          <w:delText xml:space="preserve"> </w:delText>
        </w:r>
      </w:del>
      <w:del w:id="2225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для</w:delText>
        </w:r>
      </w:del>
      <w:del w:id="2226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6"/>
            <w:sz w:val="28"/>
            <w:szCs w:val="28"/>
          </w:rPr>
          <w:delText xml:space="preserve"> </w:delText>
        </w:r>
      </w:del>
      <w:del w:id="2227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масиву</w:delText>
        </w:r>
      </w:del>
      <w:del w:id="2228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pacing w:val="-5"/>
            <w:sz w:val="28"/>
            <w:szCs w:val="28"/>
          </w:rPr>
          <w:delText xml:space="preserve"> </w:delText>
        </w:r>
      </w:del>
      <w:del w:id="2229" w:author="&lt;анонимный&gt;" w:date="2025-10-22T14:53:12Z">
        <w:r>
          <w:rPr>
            <w:rFonts w:eastAsia="Times New Roman" w:cs="Times New Roman"/>
            <w:b w:val="false"/>
            <w:bCs/>
            <w:i/>
            <w:iCs/>
            <w:color w:val="000000"/>
            <w:sz w:val="28"/>
            <w:szCs w:val="28"/>
          </w:rPr>
          <w:delText>за варіантом завдання, передбачте можливість трасування.</w:delText>
        </w:r>
      </w:del>
      <w:r>
        <w:br w:type="page"/>
      </w:r>
    </w:p>
    <w:p>
      <w:pPr>
        <w:sectPr>
          <w:headerReference w:type="default" r:id="rId21"/>
          <w:headerReference w:type="first" r:id="rId22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0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244" w:author="&lt;анонимный&gt;" w:date="2025-10-22T14:53:12Z"/>
        </w:rPr>
      </w:pPr>
      <w:del w:id="2231" w:author="&lt;анонимный&gt;" w:date="2025-10-22T14:53:12Z">
        <w:r>
          <w:rPr/>
          <w:delText>Таблиця</w:delText>
        </w:r>
      </w:del>
      <w:del w:id="2232" w:author="&lt;анонимный&gt;" w:date="2025-10-22T14:53:12Z">
        <w:r>
          <w:rPr>
            <w:spacing w:val="-7"/>
          </w:rPr>
          <w:delText xml:space="preserve"> </w:delText>
        </w:r>
      </w:del>
      <w:del w:id="2233" w:author="&lt;анонимный&gt;" w:date="2025-10-22T14:53:12Z">
        <w:r>
          <w:rPr/>
          <w:delText>3</w:delText>
        </w:r>
      </w:del>
      <w:del w:id="2234" w:author="&lt;анонимный&gt;" w:date="2025-10-22T14:53:12Z">
        <w:r>
          <w:rPr>
            <w:spacing w:val="-6"/>
          </w:rPr>
          <w:delText xml:space="preserve"> </w:delText>
        </w:r>
      </w:del>
      <w:del w:id="2235" w:author="&lt;анонимный&gt;" w:date="2025-10-22T14:53:12Z">
        <w:r>
          <w:rPr/>
          <w:delText>Результати</w:delText>
        </w:r>
      </w:del>
      <w:del w:id="2236" w:author="&lt;анонимный&gt;" w:date="2025-10-22T14:53:12Z">
        <w:r>
          <w:rPr>
            <w:spacing w:val="-7"/>
          </w:rPr>
          <w:delText xml:space="preserve"> </w:delText>
        </w:r>
      </w:del>
      <w:del w:id="2237" w:author="&lt;анонимный&gt;" w:date="2025-10-22T14:53:12Z">
        <w:r>
          <w:rPr/>
          <w:delText>трасування</w:delText>
        </w:r>
      </w:del>
      <w:del w:id="2238" w:author="&lt;анонимный&gt;" w:date="2025-10-22T14:53:12Z">
        <w:r>
          <w:rPr>
            <w:spacing w:val="-6"/>
          </w:rPr>
          <w:delText xml:space="preserve"> </w:delText>
        </w:r>
      </w:del>
      <w:del w:id="2239" w:author="&lt;анонимный&gt;" w:date="2025-10-22T14:53:12Z">
        <w:r>
          <w:rPr/>
          <w:delText>алгоритму</w:delText>
        </w:r>
      </w:del>
      <w:del w:id="2240" w:author="&lt;анонимный&gt;" w:date="2025-10-22T14:53:12Z">
        <w:r>
          <w:rPr>
            <w:spacing w:val="-7"/>
          </w:rPr>
          <w:delText xml:space="preserve"> </w:delText>
        </w:r>
      </w:del>
      <w:del w:id="2241" w:author="&lt;анонимный&gt;" w:date="2025-10-22T14:53:12Z">
        <w:r>
          <w:rPr/>
          <w:delText>сортування</w:delText>
        </w:r>
      </w:del>
      <w:del w:id="2242" w:author="&lt;анонимный&gt;" w:date="2025-10-22T14:53:12Z">
        <w:r>
          <w:rPr>
            <w:spacing w:val="-1"/>
          </w:rPr>
          <w:delText xml:space="preserve"> </w:delText>
        </w:r>
      </w:del>
      <w:del w:id="2243" w:author="&lt;анонимный&gt;" w:date="2025-10-22T14:53:12Z">
        <w:r>
          <w:rPr>
            <w:spacing w:val="-2"/>
          </w:rPr>
          <w:delText>злиттям.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rFonts w:ascii="Liberation Serif" w:hAnsi="Liberation Serif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r>
    </w:p>
    <w:tbl>
      <w:tblPr>
        <w:tblW w:w="9543" w:type="dxa"/>
        <w:jc w:val="left"/>
        <w:tblInd w:w="8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430"/>
        <w:gridCol w:w="142"/>
        <w:gridCol w:w="4970"/>
      </w:tblGrid>
      <w:tr>
        <w:trPr>
          <w:del w:id="2245" w:author="&lt;анонимный&gt;" w:date="2025-10-22T14:53:12Z"/>
          <w:trHeight w:val="275" w:hRule="atLeast"/>
        </w:trPr>
        <w:tc>
          <w:tcPr>
            <w:tcW w:w="4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" w:hAnsi="Times New Roman"/>
                <w:sz w:val="24"/>
              </w:rPr>
            </w:pPr>
            <w:del w:id="2246" w:author="&lt;анонимный&gt;" w:date="2025-10-22T14:53:12Z">
              <w:r>
                <w:rPr>
                  <w:sz w:val="24"/>
                </w:rPr>
                <w:delText>Трасування</w:delText>
              </w:r>
            </w:del>
            <w:del w:id="2247" w:author="&lt;анонимный&gt;" w:date="2025-10-22T14:53:12Z">
              <w:r>
                <w:rPr>
                  <w:spacing w:val="-3"/>
                  <w:sz w:val="24"/>
                </w:rPr>
                <w:delText xml:space="preserve"> </w:delText>
              </w:r>
            </w:del>
            <w:del w:id="2248" w:author="&lt;анонимный&gt;" w:date="2025-10-22T14:53:12Z">
              <w:r>
                <w:rPr>
                  <w:sz w:val="24"/>
                </w:rPr>
                <w:delText>Python-коду</w:delText>
              </w:r>
            </w:del>
            <w:del w:id="2249" w:author="&lt;анонимный&gt;" w:date="2025-10-22T14:53:12Z">
              <w:r>
                <w:rPr>
                  <w:spacing w:val="-3"/>
                  <w:sz w:val="24"/>
                </w:rPr>
                <w:delText xml:space="preserve"> </w:delText>
              </w:r>
            </w:del>
            <w:del w:id="2250" w:author="&lt;анонимный&gt;" w:date="2025-10-22T14:53:12Z">
              <w:r>
                <w:rPr>
                  <w:sz w:val="24"/>
                </w:rPr>
                <w:delText>Лістінг</w:delText>
              </w:r>
            </w:del>
            <w:del w:id="2251" w:author="&lt;анонимный&gt;" w:date="2025-10-22T14:53:12Z">
              <w:r>
                <w:rPr>
                  <w:spacing w:val="-1"/>
                  <w:sz w:val="24"/>
                </w:rPr>
                <w:delText xml:space="preserve"> </w:delText>
              </w:r>
            </w:del>
            <w:del w:id="2252" w:author="&lt;анонимный&gt;" w:date="2025-10-22T14:53:12Z">
              <w:r>
                <w:rPr>
                  <w:spacing w:val="-10"/>
                  <w:sz w:val="24"/>
                </w:rPr>
                <w:delText>1</w:delText>
              </w:r>
            </w:del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" w:hAnsi="Times New Roman"/>
                <w:sz w:val="24"/>
              </w:rPr>
            </w:pPr>
            <w:del w:id="2253" w:author="&lt;анонимный&gt;" w:date="2025-10-22T14:53:12Z">
              <w:r>
                <w:rPr>
                  <w:sz w:val="24"/>
                </w:rPr>
                <w:delText>Трасування</w:delText>
              </w:r>
            </w:del>
            <w:del w:id="2254" w:author="&lt;анонимный&gt;" w:date="2025-10-22T14:53:12Z">
              <w:r>
                <w:rPr>
                  <w:spacing w:val="-3"/>
                  <w:sz w:val="24"/>
                </w:rPr>
                <w:delText xml:space="preserve"> </w:delText>
              </w:r>
            </w:del>
            <w:del w:id="2255" w:author="&lt;анонимный&gt;" w:date="2025-10-22T14:53:12Z">
              <w:r>
                <w:rPr>
                  <w:sz w:val="24"/>
                </w:rPr>
                <w:delText>Python-коду</w:delText>
              </w:r>
            </w:del>
            <w:del w:id="2256" w:author="&lt;анонимный&gt;" w:date="2025-10-22T14:53:12Z">
              <w:r>
                <w:rPr>
                  <w:spacing w:val="-3"/>
                  <w:sz w:val="24"/>
                </w:rPr>
                <w:delText xml:space="preserve"> </w:delText>
              </w:r>
            </w:del>
            <w:del w:id="2257" w:author="&lt;анонимный&gt;" w:date="2025-10-22T14:53:12Z">
              <w:r>
                <w:rPr>
                  <w:sz w:val="24"/>
                </w:rPr>
                <w:delText>Лістінг</w:delText>
              </w:r>
            </w:del>
            <w:del w:id="2258" w:author="&lt;анонимный&gt;" w:date="2025-10-22T14:53:12Z">
              <w:r>
                <w:rPr>
                  <w:spacing w:val="-3"/>
                  <w:sz w:val="24"/>
                </w:rPr>
                <w:delText xml:space="preserve"> </w:delText>
              </w:r>
            </w:del>
            <w:del w:id="2259" w:author="&lt;анонимный&gt;" w:date="2025-10-22T14:53:12Z">
              <w:r>
                <w:rPr>
                  <w:spacing w:val="-10"/>
                  <w:sz w:val="24"/>
                </w:rPr>
                <w:delText>2</w:delText>
              </w:r>
            </w:del>
          </w:p>
        </w:tc>
      </w:tr>
      <w:tr>
        <w:trPr>
          <w:del w:id="2260" w:author="&lt;анонимный&gt;" w:date="2025-10-22T14:53:12Z"/>
          <w:trHeight w:val="9982" w:hRule="atLeast"/>
        </w:trPr>
        <w:tc>
          <w:tcPr>
            <w:tcW w:w="4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269" w:author="&lt;анонимный&gt;" w:date="2025-10-22T14:53:12Z"/>
              </w:rPr>
            </w:pPr>
            <w:del w:id="226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---</w:delText>
              </w:r>
            </w:del>
            <w:del w:id="2262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26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ІТЕРАТИВНА</w:delText>
              </w:r>
            </w:del>
            <w:del w:id="2264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26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ВЕРСІЯ</w:delText>
              </w:r>
            </w:del>
            <w:del w:id="2266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267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--</w:delText>
              </w:r>
            </w:del>
            <w:del w:id="2268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275" w:author="&lt;анонимный&gt;" w:date="2025-10-22T14:53:12Z"/>
              </w:rPr>
            </w:pPr>
            <w:del w:id="227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Початковий</w:delText>
              </w:r>
            </w:del>
            <w:del w:id="2271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27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масив:</w:delText>
              </w:r>
            </w:del>
            <w:del w:id="2273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274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[58, 5, 50, 99, 61, 32, 27, 45, 75]</w:delText>
              </w:r>
            </w:del>
          </w:p>
          <w:p>
            <w:pPr>
              <w:pStyle w:val="TableParagraph"/>
              <w:spacing w:lineRule="auto" w:line="240" w:before="8" w:after="0"/>
              <w:ind w:left="0" w:right="0"/>
              <w:rPr>
                <w:rFonts w:ascii="Courier New" w:hAnsi="Courier New"/>
                <w:sz w:val="16"/>
                <w:szCs w:val="16"/>
                <w:del w:id="2277" w:author="&lt;анонимный&gt;" w:date="2025-10-22T14:53:12Z"/>
              </w:rPr>
            </w:pPr>
            <w:del w:id="227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279" w:author="&lt;анонимный&gt;" w:date="2025-10-22T14:53:12Z"/>
              </w:rPr>
            </w:pPr>
            <w:del w:id="2278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14" name="Group 1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15" name="Graphic 7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1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282" w:author="&lt;анонимный&gt;" w:date="2025-10-22T14:53:12Z"/>
              </w:rPr>
            </w:pPr>
            <w:del w:id="2280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281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286" w:author="&lt;анонимный&gt;" w:date="2025-10-22T14:53:12Z"/>
              </w:rPr>
            </w:pPr>
            <w:del w:id="2283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Об'єднуємо</w:delText>
              </w:r>
            </w:del>
            <w:del w:id="2284" w:author="&lt;анонимный&gt;" w:date="2025-10-22T14:53:12Z">
              <w:r>
                <w:rPr>
                  <w:rFonts w:ascii="Courier New" w:hAnsi="Courier New"/>
                  <w:spacing w:val="-9"/>
                  <w:sz w:val="16"/>
                  <w:szCs w:val="16"/>
                </w:rPr>
                <w:delText xml:space="preserve"> </w:delText>
              </w:r>
            </w:del>
            <w:del w:id="2285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підмасиви: a[0:1] ([58]) і a[1:2] ([5])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288" w:author="&lt;анонимный&gt;" w:date="2025-10-22T14:53:12Z"/>
              </w:rPr>
            </w:pPr>
            <w:del w:id="228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58 &lt; 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296" w:author="&lt;анонимный&gt;" w:date="2025-10-22T14:53:12Z"/>
              </w:rPr>
            </w:pPr>
            <w:del w:id="228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290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29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292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29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294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29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58, 50, 99, 61, 32, 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299" w:author="&lt;анонимный&gt;" w:date="2025-10-22T14:53:12Z"/>
              </w:rPr>
            </w:pPr>
            <w:del w:id="2297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---------------------------------------------</w:delText>
              </w:r>
            </w:del>
            <w:del w:id="2298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302" w:author="&lt;анонимный&gt;" w:date="2025-10-22T14:53:12Z"/>
              </w:rPr>
            </w:pPr>
            <w:del w:id="2300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301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08" w:author="&lt;анонимный&gt;" w:date="2025-10-22T14:53:12Z"/>
              </w:rPr>
            </w:pPr>
            <w:del w:id="230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304" w:author="&lt;анонимный&gt;" w:date="2025-10-22T14:53:12Z">
              <w:r>
                <w:rPr>
                  <w:rFonts w:ascii="Courier New" w:hAnsi="Courier New"/>
                  <w:spacing w:val="-9"/>
                  <w:sz w:val="16"/>
                  <w:szCs w:val="16"/>
                </w:rPr>
                <w:delText xml:space="preserve"> </w:delText>
              </w:r>
            </w:del>
            <w:del w:id="230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306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307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a[2:3] ([50]) і a[3:4] ([99])</w:delText>
              </w:r>
            </w:del>
          </w:p>
          <w:p>
            <w:pPr>
              <w:pStyle w:val="TableParagraph"/>
              <w:spacing w:lineRule="auto" w:line="240"/>
              <w:ind w:left="299" w:right="0"/>
              <w:rPr>
                <w:rFonts w:ascii="Courier New" w:hAnsi="Courier New"/>
                <w:sz w:val="16"/>
                <w:szCs w:val="16"/>
                <w:del w:id="2311" w:author="&lt;анонимный&gt;" w:date="2025-10-22T14:53:12Z"/>
              </w:rPr>
            </w:pPr>
            <w:del w:id="230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310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50 &lt; 99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19" w:author="&lt;анонимный&gt;" w:date="2025-10-22T14:53:12Z"/>
              </w:rPr>
            </w:pPr>
            <w:del w:id="231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313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31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31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31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317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318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58, 50, 99, 61, 32, 27, 45, 75]</w:delText>
              </w:r>
            </w:del>
          </w:p>
          <w:p>
            <w:pPr>
              <w:pStyle w:val="TableParagraph"/>
              <w:spacing w:lineRule="auto" w:line="240" w:before="9" w:after="0"/>
              <w:ind w:left="0" w:right="0"/>
              <w:rPr>
                <w:rFonts w:ascii="Courier New" w:hAnsi="Courier New"/>
                <w:sz w:val="16"/>
                <w:szCs w:val="16"/>
                <w:del w:id="2321" w:author="&lt;анонимный&gt;" w:date="2025-10-22T14:53:12Z"/>
              </w:rPr>
            </w:pPr>
            <w:del w:id="232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23" w:author="&lt;анонимный&gt;" w:date="2025-10-22T14:53:12Z"/>
              </w:rPr>
            </w:pPr>
            <w:del w:id="2322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16" name="Group 2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17" name="Graphic 8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2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326" w:author="&lt;анонимный&gt;" w:date="2025-10-22T14:53:12Z"/>
              </w:rPr>
            </w:pPr>
            <w:del w:id="2324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325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31" w:author="&lt;анонимный&gt;" w:date="2025-10-22T14:53:12Z"/>
              </w:rPr>
            </w:pPr>
            <w:del w:id="2327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328" w:author="&lt;анонимный&gt;" w:date="2025-10-22T14:53:12Z">
              <w:r>
                <w:rPr>
                  <w:rFonts w:ascii="Courier New" w:hAnsi="Courier New"/>
                  <w:spacing w:val="-9"/>
                  <w:sz w:val="16"/>
                  <w:szCs w:val="16"/>
                </w:rPr>
                <w:delText xml:space="preserve"> </w:delText>
              </w:r>
            </w:del>
            <w:del w:id="232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 xml:space="preserve">підмасиви: </w:delText>
              </w:r>
            </w:del>
            <w:del w:id="2330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a[4:5] ([61]) і a[5:6] ([32])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334" w:author="&lt;анонимный&gt;" w:date="2025-10-22T14:53:12Z"/>
              </w:rPr>
            </w:pPr>
            <w:del w:id="233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333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61 &lt; 32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42" w:author="&lt;анонимный&gt;" w:date="2025-10-22T14:53:12Z"/>
              </w:rPr>
            </w:pPr>
            <w:del w:id="233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336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337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338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33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340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341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58, 50, 99, 32, 61, 27, 45, 75]</w:delText>
              </w:r>
            </w:del>
          </w:p>
          <w:p>
            <w:pPr>
              <w:pStyle w:val="TableParagraph"/>
              <w:spacing w:lineRule="auto" w:line="240" w:before="9" w:after="0"/>
              <w:ind w:left="0" w:right="0"/>
              <w:rPr>
                <w:rFonts w:ascii="Courier New" w:hAnsi="Courier New"/>
                <w:sz w:val="16"/>
                <w:szCs w:val="16"/>
                <w:del w:id="2344" w:author="&lt;анонимный&gt;" w:date="2025-10-22T14:53:12Z"/>
              </w:rPr>
            </w:pPr>
            <w:del w:id="234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46" w:author="&lt;анонимный&gt;" w:date="2025-10-22T14:53:12Z"/>
              </w:rPr>
            </w:pPr>
            <w:del w:id="2345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18" name="Group 3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19" name="Graphic 9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3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349" w:author="&lt;анонимный&gt;" w:date="2025-10-22T14:53:12Z"/>
              </w:rPr>
            </w:pPr>
            <w:del w:id="2347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348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55" w:author="&lt;анонимный&gt;" w:date="2025-10-22T14:53:12Z"/>
              </w:rPr>
            </w:pPr>
            <w:del w:id="235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351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35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353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354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a[6:7] ([27]) і a[7:8] ([45])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358" w:author="&lt;анонимный&gt;" w:date="2025-10-22T14:53:12Z"/>
              </w:rPr>
            </w:pPr>
            <w:del w:id="235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35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27 &lt; 45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66" w:author="&lt;анонимный&gt;" w:date="2025-10-22T14:53:12Z"/>
              </w:rPr>
            </w:pPr>
            <w:del w:id="235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360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36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362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36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364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36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58, 50, 99, 32, 61, 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69" w:author="&lt;анонимный&gt;" w:date="2025-10-22T14:53:12Z"/>
              </w:rPr>
            </w:pPr>
            <w:del w:id="2367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---------------------------------------------</w:delText>
              </w:r>
            </w:del>
            <w:del w:id="2368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72" w:author="&lt;анонимный&gt;" w:date="2025-10-22T14:53:12Z"/>
              </w:rPr>
            </w:pPr>
            <w:del w:id="2370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371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78" w:author="&lt;анонимный&gt;" w:date="2025-10-22T14:53:12Z"/>
              </w:rPr>
            </w:pPr>
            <w:del w:id="237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374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37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376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377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a[8:9] ([75]) і a[9:9] ([])</w:delText>
              </w:r>
            </w:del>
          </w:p>
          <w:p>
            <w:pPr>
              <w:pStyle w:val="TableParagraph"/>
              <w:spacing w:lineRule="auto" w:line="240"/>
              <w:ind w:left="299" w:right="0"/>
              <w:rPr>
                <w:rFonts w:ascii="Courier New" w:hAnsi="Courier New"/>
                <w:sz w:val="16"/>
                <w:szCs w:val="16"/>
                <w:del w:id="2381" w:author="&lt;анонимный&gt;" w:date="2025-10-22T14:53:12Z"/>
              </w:rPr>
            </w:pPr>
            <w:del w:id="237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380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Немає порівнян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388" w:author="&lt;анонимный&gt;" w:date="2025-10-22T14:53:12Z"/>
              </w:rPr>
            </w:pPr>
            <w:del w:id="238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383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38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38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38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 xml:space="preserve">об'єднання: </w:delText>
              </w:r>
            </w:del>
            <w:del w:id="238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58, 50, 99, 32, 61, 27, 45, 75]</w:delText>
              </w:r>
            </w:del>
          </w:p>
          <w:p>
            <w:pPr>
              <w:pStyle w:val="TableParagraph"/>
              <w:spacing w:lineRule="auto" w:line="240" w:before="8" w:after="0"/>
              <w:ind w:left="0" w:right="0"/>
              <w:rPr>
                <w:rFonts w:ascii="Courier New" w:hAnsi="Courier New"/>
                <w:sz w:val="16"/>
                <w:szCs w:val="16"/>
                <w:del w:id="2390" w:author="&lt;анонимный&gt;" w:date="2025-10-22T14:53:12Z"/>
              </w:rPr>
            </w:pPr>
            <w:del w:id="238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392" w:author="&lt;анонимный&gt;" w:date="2025-10-22T14:53:12Z"/>
              </w:rPr>
            </w:pPr>
            <w:del w:id="2391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20" name="Group 4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21" name="Graphic 10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4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395" w:author="&lt;анонимный&gt;" w:date="2025-10-22T14:53:12Z"/>
              </w:rPr>
            </w:pPr>
            <w:del w:id="2393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394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sz w:val="16"/>
                <w:szCs w:val="16"/>
                <w:del w:id="2401" w:author="&lt;анонимный&gt;" w:date="2025-10-22T14:53:12Z"/>
              </w:rPr>
            </w:pPr>
            <w:del w:id="239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397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39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399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400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a[0:2] ([5, 58]) і a[2:4] ([50, 99])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04" w:author="&lt;анонимный&gt;" w:date="2025-10-22T14:53:12Z"/>
              </w:rPr>
            </w:pPr>
            <w:del w:id="240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03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5&lt;50</w:delText>
              </w:r>
            </w:del>
          </w:p>
          <w:p>
            <w:pPr>
              <w:pStyle w:val="TableParagraph"/>
              <w:spacing w:lineRule="auto" w:line="240"/>
              <w:ind w:left="299" w:right="0"/>
              <w:rPr>
                <w:rFonts w:ascii="Courier New" w:hAnsi="Courier New"/>
                <w:sz w:val="16"/>
                <w:szCs w:val="16"/>
                <w:del w:id="2407" w:author="&lt;анонимный&gt;" w:date="2025-10-22T14:53:12Z"/>
              </w:rPr>
            </w:pPr>
            <w:del w:id="240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0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58&lt;50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10" w:author="&lt;анонимный&gt;" w:date="2025-10-22T14:53:12Z"/>
              </w:rPr>
            </w:pPr>
            <w:del w:id="240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09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58&lt;99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418" w:author="&lt;анонимный&gt;" w:date="2025-10-22T14:53:12Z"/>
              </w:rPr>
            </w:pPr>
            <w:del w:id="241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412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1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414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41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416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41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50, 58, 99, 32, 61, 27, 45, 75]</w:delText>
              </w:r>
            </w:del>
          </w:p>
          <w:p>
            <w:pPr>
              <w:pStyle w:val="TableParagraph"/>
              <w:spacing w:lineRule="auto" w:line="240" w:before="8" w:after="0"/>
              <w:ind w:left="0" w:right="0"/>
              <w:rPr>
                <w:rFonts w:ascii="Courier New" w:hAnsi="Courier New"/>
                <w:sz w:val="16"/>
                <w:szCs w:val="16"/>
                <w:del w:id="2420" w:author="&lt;анонимный&gt;" w:date="2025-10-22T14:53:12Z"/>
              </w:rPr>
            </w:pPr>
            <w:del w:id="241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422" w:author="&lt;анонимный&gt;" w:date="2025-10-22T14:53:12Z"/>
              </w:rPr>
            </w:pPr>
            <w:del w:id="2421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22" name="Group 5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23" name="Graphic 11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5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25" w:author="&lt;анонимный&gt;" w:date="2025-10-22T14:53:12Z"/>
              </w:rPr>
            </w:pPr>
            <w:del w:id="2423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424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31" w:author="&lt;анонимный&gt;" w:date="2025-10-22T14:53:12Z"/>
              </w:rPr>
            </w:pPr>
            <w:del w:id="242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427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2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429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430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a[4:6] ([32, 61]) і a[6:8] ([27, 45])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34" w:author="&lt;анонимный&gt;" w:date="2025-10-22T14:53:12Z"/>
              </w:rPr>
            </w:pPr>
            <w:del w:id="2432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33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32&lt;27</w:delText>
              </w:r>
            </w:del>
          </w:p>
          <w:p>
            <w:pPr>
              <w:pStyle w:val="TableParagraph"/>
              <w:spacing w:lineRule="auto" w:line="240"/>
              <w:ind w:left="299" w:right="0"/>
              <w:rPr>
                <w:rFonts w:ascii="Courier New" w:hAnsi="Courier New"/>
                <w:sz w:val="16"/>
                <w:szCs w:val="16"/>
                <w:del w:id="2437" w:author="&lt;анонимный&gt;" w:date="2025-10-22T14:53:12Z"/>
              </w:rPr>
            </w:pPr>
            <w:del w:id="243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3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32&lt;45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40" w:author="&lt;анонимный&gt;" w:date="2025-10-22T14:53:12Z"/>
              </w:rPr>
            </w:pPr>
            <w:del w:id="243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39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61&lt;45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42" w:author="&lt;анонимный&gt;" w:date="2025-10-22T14:53:12Z"/>
              </w:rPr>
            </w:pPr>
            <w:del w:id="2441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61&lt;100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450" w:author="&lt;анонимный&gt;" w:date="2025-10-22T14:53:12Z"/>
              </w:rPr>
            </w:pPr>
            <w:del w:id="2443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Масив</w:delText>
              </w:r>
            </w:del>
            <w:del w:id="2444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4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після</w:delText>
              </w:r>
            </w:del>
            <w:del w:id="244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447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об'єднання:</w:delText>
              </w:r>
            </w:del>
            <w:del w:id="2448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 xml:space="preserve"> </w:delText>
              </w:r>
            </w:del>
            <w:del w:id="2449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50, 58, 99, 27, 32, 45, 61, 75]</w:delText>
              </w:r>
            </w:del>
          </w:p>
          <w:p>
            <w:pPr>
              <w:pStyle w:val="TableParagraph"/>
              <w:spacing w:lineRule="auto" w:line="240" w:before="8" w:after="0"/>
              <w:ind w:left="0" w:right="0"/>
              <w:rPr>
                <w:rFonts w:ascii="Courier New" w:hAnsi="Courier New"/>
                <w:sz w:val="16"/>
                <w:szCs w:val="16"/>
                <w:del w:id="2452" w:author="&lt;анонимный&gt;" w:date="2025-10-22T14:53:12Z"/>
              </w:rPr>
            </w:pPr>
            <w:del w:id="245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454" w:author="&lt;анонимный&gt;" w:date="2025-10-22T14:53:12Z"/>
              </w:rPr>
            </w:pPr>
            <w:del w:id="2453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24" name="Group 6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25" name="Graphic 12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6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57" w:author="&lt;анонимный&gt;" w:date="2025-10-22T14:53:12Z"/>
              </w:rPr>
            </w:pPr>
            <w:del w:id="2455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456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63" w:author="&lt;анонимный&gt;" w:date="2025-10-22T14:53:12Z"/>
              </w:rPr>
            </w:pPr>
            <w:del w:id="245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459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6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461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462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a[8:9] ([75]) і a[9:9] ([])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66" w:author="&lt;анонимный&gt;" w:date="2025-10-22T14:53:12Z"/>
              </w:rPr>
            </w:pPr>
            <w:del w:id="246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6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Немає порівнянь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473" w:author="&lt;анонимный&gt;" w:date="2025-10-22T14:53:12Z"/>
              </w:rPr>
            </w:pPr>
            <w:del w:id="2467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Масив</w:delText>
              </w:r>
            </w:del>
            <w:del w:id="2468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69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після</w:delText>
              </w:r>
            </w:del>
            <w:del w:id="2470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471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 xml:space="preserve">об'єднання: </w:delText>
              </w:r>
            </w:del>
            <w:del w:id="2472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50, 58, 99, 27, 32, 45, 61,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475" w:author="&lt;анонимный&gt;" w:date="2025-10-22T14:53:12Z"/>
              </w:rPr>
            </w:pPr>
            <w:del w:id="2474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26" name="Group 7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27" name="Graphic 13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7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78" w:author="&lt;анонимный&gt;" w:date="2025-10-22T14:53:12Z"/>
              </w:rPr>
            </w:pPr>
            <w:del w:id="2476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477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484" w:author="&lt;анонимный&gt;" w:date="2025-10-22T14:53:12Z"/>
              </w:rPr>
            </w:pPr>
            <w:del w:id="2479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480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48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482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483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a[0:4] ([5, 50, 58, 99]) і a[4:8] ([27, 32, 45, 61])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87" w:author="&lt;анонимный&gt;" w:date="2025-10-22T14:53:12Z"/>
              </w:rPr>
            </w:pPr>
            <w:del w:id="248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48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5&lt;27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89" w:author="&lt;анонимный&gt;" w:date="2025-10-22T14:53:12Z"/>
              </w:rPr>
            </w:pPr>
            <w:del w:id="2488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50&lt;27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91" w:author="&lt;анонимный&gt;" w:date="2025-10-22T14:53:12Z"/>
              </w:rPr>
            </w:pPr>
            <w:del w:id="2490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50&lt;32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93" w:author="&lt;анонимный&gt;" w:date="2025-10-22T14:53:12Z"/>
              </w:rPr>
            </w:pPr>
            <w:del w:id="2492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50&lt;45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95" w:author="&lt;анонимный&gt;" w:date="2025-10-22T14:53:12Z"/>
              </w:rPr>
            </w:pPr>
            <w:del w:id="2494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50&lt;61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97" w:author="&lt;анонимный&gt;" w:date="2025-10-22T14:53:12Z"/>
              </w:rPr>
            </w:pPr>
            <w:del w:id="249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58&lt;61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499" w:author="&lt;анонимный&gt;" w:date="2025-10-22T14:53:12Z"/>
              </w:rPr>
            </w:pPr>
            <w:del w:id="2498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99&lt;61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01" w:author="&lt;анонимный&gt;" w:date="2025-10-22T14:53:12Z"/>
              </w:rPr>
            </w:pPr>
            <w:del w:id="2500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99&lt;100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508" w:author="&lt;анонимный&gt;" w:date="2025-10-22T14:53:12Z"/>
              </w:rPr>
            </w:pPr>
            <w:del w:id="2502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Масив</w:delText>
              </w:r>
            </w:del>
            <w:del w:id="2503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504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після</w:delText>
              </w:r>
            </w:del>
            <w:del w:id="250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506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об'єднання: [</w:delText>
              </w:r>
            </w:del>
            <w:del w:id="250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5, 27, 32, 45, 50, 58, 61, 99,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510" w:author="&lt;анонимный&gt;" w:date="2025-10-22T14:53:12Z"/>
              </w:rPr>
            </w:pPr>
            <w:del w:id="2509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28" name="Group 9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29" name="Graphic 14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9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513" w:author="&lt;анонимный&gt;" w:date="2025-10-22T14:53:12Z"/>
              </w:rPr>
            </w:pPr>
            <w:del w:id="2511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512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519" w:author="&lt;анонимный&gt;" w:date="2025-10-22T14:53:12Z"/>
              </w:rPr>
            </w:pPr>
            <w:del w:id="251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515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51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517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518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a[8:9] ([75]) і a[9:9] ([])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22" w:author="&lt;анонимный&gt;" w:date="2025-10-22T14:53:12Z"/>
              </w:rPr>
            </w:pPr>
            <w:del w:id="252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521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Немає порівнянь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529" w:author="&lt;анонимный&gt;" w:date="2025-10-22T14:53:12Z"/>
              </w:rPr>
            </w:pPr>
            <w:del w:id="2523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Масив</w:delText>
              </w:r>
            </w:del>
            <w:del w:id="2524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525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після</w:delText>
              </w:r>
            </w:del>
            <w:del w:id="2526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527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 xml:space="preserve">об'єднання: </w:delText>
              </w:r>
            </w:del>
            <w:del w:id="2528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[5, 27, 32, 45, 50, 58, 61, 99,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531" w:author="&lt;анонимный&gt;" w:date="2025-10-22T14:53:12Z"/>
              </w:rPr>
            </w:pPr>
            <w:del w:id="2530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30" name="Group 11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31" name="Graphic 15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11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534" w:author="&lt;анонимный&gt;" w:date="2025-10-22T14:53:12Z"/>
              </w:rPr>
            </w:pPr>
            <w:del w:id="2532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533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540" w:author="&lt;анонимный&gt;" w:date="2025-10-22T14:53:12Z"/>
              </w:rPr>
            </w:pPr>
            <w:del w:id="2535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Об'єднуємо</w:delText>
              </w:r>
            </w:del>
            <w:del w:id="2536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537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підмасиви:</w:delText>
              </w:r>
            </w:del>
            <w:del w:id="2538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zCs w:val="16"/>
                </w:rPr>
                <w:delText xml:space="preserve"> </w:delText>
              </w:r>
            </w:del>
            <w:del w:id="2539" w:author="&lt;анонимный&gt;" w:date="2025-10-22T14:53:12Z">
              <w:r>
                <w:rPr>
                  <w:rFonts w:ascii="Courier New" w:hAnsi="Courier New"/>
                  <w:spacing w:val="-4"/>
                  <w:sz w:val="16"/>
                  <w:szCs w:val="16"/>
                </w:rPr>
                <w:delText>a[0:8] ([5..99]) і a[8:9] ([75])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43" w:author="&lt;анонимный&gt;" w:date="2025-10-22T14:53:12Z"/>
              </w:rPr>
            </w:pPr>
            <w:del w:id="2541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542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Немає порівнянь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46" w:author="&lt;анонимный&gt;" w:date="2025-10-22T14:53:12Z"/>
              </w:rPr>
            </w:pPr>
            <w:del w:id="254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Порівняння:</w:delText>
              </w:r>
            </w:del>
            <w:del w:id="254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 5&lt;75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48" w:author="&lt;анонимный&gt;" w:date="2025-10-22T14:53:12Z"/>
              </w:rPr>
            </w:pPr>
            <w:del w:id="254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27&lt;75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50" w:author="&lt;анонимный&gt;" w:date="2025-10-22T14:53:12Z"/>
              </w:rPr>
            </w:pPr>
            <w:del w:id="2549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 32&lt;75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52" w:author="&lt;анонимный&gt;" w:date="2025-10-22T14:53:12Z"/>
              </w:rPr>
            </w:pPr>
            <w:del w:id="2551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 45&lt;75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54" w:author="&lt;анонимный&gt;" w:date="2025-10-22T14:53:12Z"/>
              </w:rPr>
            </w:pPr>
            <w:del w:id="2553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50&lt;75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56" w:author="&lt;анонимный&gt;" w:date="2025-10-22T14:53:12Z"/>
              </w:rPr>
            </w:pPr>
            <w:del w:id="2555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58&lt;75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58" w:author="&lt;анонимный&gt;" w:date="2025-10-22T14:53:12Z"/>
              </w:rPr>
            </w:pPr>
            <w:del w:id="2557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61&lt;75</w:delText>
              </w:r>
            </w:del>
          </w:p>
          <w:p>
            <w:pPr>
              <w:pStyle w:val="TableParagraph"/>
              <w:spacing w:lineRule="auto" w:line="240" w:before="1" w:after="0"/>
              <w:ind w:left="299" w:right="0"/>
              <w:rPr>
                <w:rFonts w:ascii="Courier New" w:hAnsi="Courier New"/>
                <w:sz w:val="16"/>
                <w:szCs w:val="16"/>
                <w:del w:id="2560" w:author="&lt;анонимный&gt;" w:date="2025-10-22T14:53:12Z"/>
              </w:rPr>
            </w:pPr>
            <w:del w:id="2559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>Порівняння: 99&lt;75</w:delText>
              </w:r>
            </w:del>
          </w:p>
          <w:p>
            <w:pPr>
              <w:pStyle w:val="TableParagraph"/>
              <w:spacing w:lineRule="auto" w:line="240" w:before="2" w:after="0"/>
              <w:rPr>
                <w:rFonts w:ascii="Courier New" w:hAnsi="Courier New"/>
                <w:sz w:val="16"/>
                <w:szCs w:val="16"/>
                <w:del w:id="2566" w:author="&lt;анонимный&gt;" w:date="2025-10-22T14:53:12Z"/>
              </w:rPr>
            </w:pPr>
            <w:del w:id="2561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Масив</w:delText>
              </w:r>
            </w:del>
            <w:del w:id="2562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zCs w:val="16"/>
                </w:rPr>
                <w:delText xml:space="preserve"> </w:delText>
              </w:r>
            </w:del>
            <w:del w:id="2563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після</w:delText>
              </w:r>
            </w:del>
            <w:del w:id="2564" w:author="&lt;анонимный&gt;" w:date="2025-10-22T14:53:12Z">
              <w:r>
                <w:rPr>
                  <w:rFonts w:ascii="Courier New" w:hAnsi="Courier New"/>
                  <w:spacing w:val="-5"/>
                  <w:sz w:val="16"/>
                  <w:szCs w:val="16"/>
                </w:rPr>
                <w:delText xml:space="preserve"> </w:delText>
              </w:r>
            </w:del>
            <w:del w:id="2565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об'єднання: [5, 27, 32, 45, 50, 58, 61, 75,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  <w:del w:id="2568" w:author="&lt;анонимный&gt;" w:date="2025-10-22T14:53:12Z"/>
              </w:rPr>
            </w:pPr>
            <w:del w:id="2567" w:author="&lt;анонимный&gt;" w:date="2025-10-22T14:53:12Z">
              <w:r>
                <w:rPr/>
                <mc:AlternateContent>
                  <mc:Choice Requires="wpg">
                    <w:drawing>
                      <wp:inline distT="0" distB="0" distL="0" distR="0">
                        <wp:extent cx="2804160" cy="6350"/>
                        <wp:effectExtent l="9525" t="0" r="0" b="3175"/>
                        <wp:docPr id="32" name="Group 13"/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/>
                              <wpg:grpSpPr>
                                <a:xfrm>
                                  <a:off x="0" y="0"/>
                                  <a:ext cx="2804040" cy="6480"/>
                                  <a:chOff x="0" y="0"/>
                                  <a:chExt cx="2804040" cy="6480"/>
                                </a:xfrm>
                              </wpg:grpSpPr>
                              <wps:wsp>
                                <wps:cNvPr id="33" name="Graphic 16"/>
                                <wps:cNvSpPr/>
                                <wps:spPr>
                                  <a:xfrm>
                                    <a:off x="0" y="0"/>
                                    <a:ext cx="2804040" cy="6480"/>
                                  </a:xfrm>
                                  <a:custGeom>
                                    <a:avLst/>
                                    <a:gdLst>
                                      <a:gd name="textAreaLeft" fmla="*/ 0 w 1589760"/>
                                      <a:gd name="textAreaRight" fmla="*/ 1592280 w 1589760"/>
                                      <a:gd name="textAreaTop" fmla="*/ 0 h 3600"/>
                                      <a:gd name="textAreaBottom" fmla="*/ 612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2804160" h="0">
                                        <a:moveTo>
                                          <a:pt x="0" y="0"/>
                                        </a:moveTo>
                                        <a:lnTo>
                                          <a:pt x="280416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480">
                                    <a:solidFill>
                                      <a:srgbClr val="000000"/>
                                    </a:solidFill>
                                    <a:prstDash val="dash"/>
                                    <a:round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wgp>
                          </a:graphicData>
                        </a:graphic>
                      </wp:inline>
                    </w:drawing>
                  </mc:Choice>
                  <mc:Fallback>
                    <w:pict>
                      <v:group id="shape_0" alt="Group 13" style="position:absolute;margin-left:0pt;margin-top:0pt;width:220.8pt;height:0.5pt" coordorigin="0,0" coordsize="4416,10"/>
                    </w:pict>
                  </mc:Fallback>
                </mc:AlternateContent>
              </w:r>
            </w:del>
          </w:p>
          <w:p>
            <w:pPr>
              <w:pStyle w:val="TableParagraph"/>
              <w:spacing w:lineRule="auto" w:line="240" w:before="72" w:after="0"/>
              <w:rPr>
                <w:rFonts w:ascii="Courier New" w:hAnsi="Courier New"/>
                <w:sz w:val="16"/>
                <w:szCs w:val="16"/>
                <w:del w:id="2571" w:author="&lt;анонимный&gt;" w:date="2025-10-22T14:53:12Z"/>
              </w:rPr>
            </w:pPr>
            <w:del w:id="2569" w:author="&lt;анонимный&gt;" w:date="2025-10-22T14:53:12Z">
              <w:r>
                <w:rPr>
                  <w:rFonts w:ascii="Courier New" w:hAnsi="Courier New"/>
                  <w:spacing w:val="-2"/>
                  <w:sz w:val="16"/>
                  <w:szCs w:val="16"/>
                </w:rPr>
                <w:delText>---</w:delText>
              </w:r>
            </w:del>
            <w:del w:id="2570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zCs w:val="16"/>
                </w:rPr>
                <w:delText>-</w:delText>
              </w:r>
            </w:del>
          </w:p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b w:val="false"/>
                <w:bCs w:val="false"/>
                <w:sz w:val="16"/>
                <w:szCs w:val="16"/>
                <w:del w:id="2573" w:author="&lt;анонимный&gt;" w:date="2025-10-22T14:53:12Z"/>
              </w:rPr>
            </w:pPr>
            <w:del w:id="2572" w:author="&lt;анонимный&gt;" w:date="2025-10-22T14:53:12Z">
              <w:r>
                <w:rPr>
                  <w:rFonts w:ascii="Courier New" w:hAnsi="Courier New"/>
                  <w:b w:val="false"/>
                  <w:bCs w:val="false"/>
                  <w:spacing w:val="-5"/>
                  <w:sz w:val="16"/>
                  <w:szCs w:val="16"/>
                </w:rPr>
                <w:delText>Фінальний відсортований список: [5, 27, 32, 45, 50, 58, 61, 75, 99]</w:delText>
              </w:r>
            </w:del>
          </w:p>
          <w:p>
            <w:pPr>
              <w:pStyle w:val="TableParagraph"/>
              <w:spacing w:lineRule="auto" w:line="240" w:before="1" w:after="0"/>
              <w:ind w:left="107" w:right="707"/>
              <w:rPr>
                <w:rFonts w:ascii="Courier New" w:hAnsi="Courier New"/>
                <w:sz w:val="16"/>
                <w:szCs w:val="16"/>
                <w:del w:id="2575" w:author="&lt;анонимный&gt;" w:date="2025-10-22T14:53:12Z"/>
              </w:rPr>
            </w:pPr>
            <w:del w:id="2574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Загальна кількість порівнянь: 33</w:delText>
              </w:r>
            </w:del>
          </w:p>
          <w:p>
            <w:pPr>
              <w:pStyle w:val="TableParagraph"/>
              <w:spacing w:lineRule="auto" w:line="240" w:before="1" w:after="0"/>
              <w:ind w:left="107" w:right="707"/>
              <w:rPr>
                <w:rFonts w:ascii="Courier New" w:hAnsi="Courier New"/>
                <w:sz w:val="16"/>
                <w:szCs w:val="16"/>
              </w:rPr>
            </w:pPr>
            <w:del w:id="2576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Загальна</w:delText>
              </w:r>
            </w:del>
            <w:del w:id="2577" w:author="&lt;анонимный&gt;" w:date="2025-10-22T14:53:12Z">
              <w:r>
                <w:rPr>
                  <w:rFonts w:ascii="Courier New" w:hAnsi="Courier New"/>
                  <w:spacing w:val="-13"/>
                  <w:sz w:val="16"/>
                  <w:szCs w:val="16"/>
                </w:rPr>
                <w:delText xml:space="preserve"> </w:delText>
              </w:r>
            </w:del>
            <w:del w:id="2578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кількість</w:delText>
              </w:r>
            </w:del>
            <w:del w:id="2579" w:author="&lt;анонимный&gt;" w:date="2025-10-22T14:53:12Z">
              <w:r>
                <w:rPr>
                  <w:rFonts w:ascii="Courier New" w:hAnsi="Courier New"/>
                  <w:spacing w:val="-13"/>
                  <w:sz w:val="16"/>
                  <w:szCs w:val="16"/>
                </w:rPr>
                <w:delText xml:space="preserve"> </w:delText>
              </w:r>
            </w:del>
            <w:del w:id="2580" w:author="&lt;анонимный&gt;" w:date="2025-10-22T14:53:12Z">
              <w:r>
                <w:rPr>
                  <w:rFonts w:ascii="Courier New" w:hAnsi="Courier New"/>
                  <w:sz w:val="16"/>
                  <w:szCs w:val="16"/>
                </w:rPr>
                <w:delText>присвоювань:</w:delText>
              </w:r>
            </w:del>
            <w:del w:id="2581" w:author="&lt;анонимный&gt;" w:date="2025-10-22T14:53:12Z">
              <w:r>
                <w:rPr>
                  <w:rFonts w:ascii="Courier New" w:hAnsi="Courier New"/>
                  <w:spacing w:val="-12"/>
                  <w:sz w:val="16"/>
                  <w:szCs w:val="16"/>
                </w:rPr>
                <w:delText xml:space="preserve"> </w:delText>
              </w:r>
            </w:del>
            <w:del w:id="2582" w:author="&lt;анонимный&gt;" w:date="2025-10-22T14:53:12Z">
              <w:r>
                <w:rPr>
                  <w:rFonts w:ascii="Courier New" w:hAnsi="Courier New"/>
                  <w:color w:val="000000"/>
                  <w:spacing w:val="-12"/>
                  <w:sz w:val="16"/>
                  <w:szCs w:val="16"/>
                  <w:highlight w:val="yellow"/>
                </w:rPr>
                <w:delText>114</w:delText>
              </w:r>
            </w:del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highlight w:val="none"/>
                <w:shd w:fill="auto" w:val="clear"/>
                <w:del w:id="2591" w:author="&lt;анонимный&gt;" w:date="2025-10-22T14:53:12Z"/>
              </w:rPr>
            </w:pPr>
            <w:del w:id="2583" w:author="&lt;анонимный&gt;" w:date="2025-10-22T14:53:12Z">
              <w:r>
                <w:rPr>
                  <w:rFonts w:ascii="Courier New" w:hAnsi="Courier New"/>
                  <w:sz w:val="16"/>
                  <w:shd w:fill="auto" w:val="clear"/>
                </w:rPr>
                <w:delText>---</w:delText>
              </w:r>
            </w:del>
            <w:del w:id="2584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hd w:fill="auto" w:val="clear"/>
                </w:rPr>
                <w:delText xml:space="preserve"> </w:delText>
              </w:r>
            </w:del>
            <w:del w:id="2585" w:author="&lt;анонимный&gt;" w:date="2025-10-22T14:53:12Z">
              <w:r>
                <w:rPr>
                  <w:rFonts w:ascii="Courier New" w:hAnsi="Courier New"/>
                  <w:sz w:val="16"/>
                  <w:shd w:fill="auto" w:val="clear"/>
                </w:rPr>
                <w:delText>РЕКУРСИВНА</w:delText>
              </w:r>
            </w:del>
            <w:del w:id="2586" w:author="&lt;анонимный&gt;" w:date="2025-10-22T14:53:12Z">
              <w:r>
                <w:rPr>
                  <w:rFonts w:ascii="Courier New" w:hAnsi="Courier New"/>
                  <w:spacing w:val="-7"/>
                  <w:sz w:val="16"/>
                  <w:shd w:fill="auto" w:val="clear"/>
                </w:rPr>
                <w:delText xml:space="preserve"> </w:delText>
              </w:r>
            </w:del>
            <w:del w:id="2587" w:author="&lt;анонимный&gt;" w:date="2025-10-22T14:53:12Z">
              <w:r>
                <w:rPr>
                  <w:rFonts w:ascii="Courier New" w:hAnsi="Courier New"/>
                  <w:sz w:val="16"/>
                  <w:shd w:fill="auto" w:val="clear"/>
                </w:rPr>
                <w:delText>ВЕРСІЯ</w:delText>
              </w:r>
            </w:del>
            <w:del w:id="2588" w:author="&lt;анонимный&gt;" w:date="2025-10-22T14:53:12Z">
              <w:r>
                <w:rPr>
                  <w:rFonts w:ascii="Courier New" w:hAnsi="Courier New"/>
                  <w:spacing w:val="-6"/>
                  <w:sz w:val="16"/>
                  <w:shd w:fill="auto" w:val="clear"/>
                </w:rPr>
                <w:delText xml:space="preserve"> </w:delText>
              </w:r>
            </w:del>
            <w:del w:id="2589" w:author="&lt;анонимный&gt;" w:date="2025-10-22T14:53:12Z">
              <w:r>
                <w:rPr>
                  <w:rFonts w:ascii="Courier New" w:hAnsi="Courier New"/>
                  <w:sz w:val="16"/>
                  <w:shd w:fill="auto" w:val="clear"/>
                </w:rPr>
                <w:delText>--</w:delText>
              </w:r>
            </w:del>
            <w:del w:id="2590" w:author="&lt;анонимный&gt;" w:date="2025-10-22T14:53:12Z">
              <w:r>
                <w:rPr>
                  <w:rFonts w:ascii="Courier New" w:hAnsi="Courier New"/>
                  <w:spacing w:val="-10"/>
                  <w:sz w:val="16"/>
                  <w:shd w:fill="auto" w:val="clear"/>
                </w:rPr>
                <w:delText>-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593" w:author="&lt;анонимный&gt;" w:date="2025-10-22T14:53:12Z"/>
              </w:rPr>
            </w:pPr>
            <w:del w:id="259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[58, 5, 50, 99, 61, 32, 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596" w:author="&lt;анонимный&gt;" w:date="2025-10-22T14:53:12Z"/>
              </w:rPr>
            </w:pPr>
            <w:del w:id="259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     </w:delText>
              </w:r>
            </w:del>
            <w:del w:id="259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[58, 5, 50,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599" w:author="&lt;анонимный&gt;" w:date="2025-10-22T14:53:12Z"/>
              </w:rPr>
            </w:pPr>
            <w:del w:id="259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          </w:delText>
              </w:r>
            </w:del>
            <w:del w:id="259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[58, 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02" w:author="&lt;анонимный&gt;" w:date="2025-10-22T14:53:12Z"/>
              </w:rPr>
            </w:pPr>
            <w:del w:id="260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                </w:delText>
              </w:r>
            </w:del>
            <w:del w:id="260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[58]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05" w:author="&lt;анонимный&gt;" w:date="2025-10-22T14:53:12Z"/>
              </w:rPr>
            </w:pPr>
            <w:del w:id="260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                       </w:delText>
              </w:r>
            </w:del>
            <w:del w:id="260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07" w:author="&lt;анонимный&gt;" w:date="2025-10-22T14:53:12Z"/>
              </w:rPr>
            </w:pPr>
            <w:del w:id="2606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09" w:author="&lt;анонимный&gt;" w:date="2025-10-22T14:53:12Z"/>
              </w:rPr>
            </w:pPr>
            <w:del w:id="260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[58] та [5]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11" w:author="&lt;анонимный&gt;" w:date="2025-10-22T14:53:12Z"/>
              </w:rPr>
            </w:pPr>
            <w:del w:id="261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58 &lt;= 5 -&gt; False. Додаємо 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14" w:author="&lt;анонимный&gt;" w:date="2025-10-22T14:53:12Z"/>
              </w:rPr>
            </w:pPr>
            <w:del w:id="261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</w:delText>
              </w:r>
            </w:del>
            <w:del w:id="261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Додаємо залишок з лівого масиву: 58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17" w:author="&lt;анонимный&gt;" w:date="2025-10-22T14:53:12Z"/>
              </w:rPr>
            </w:pPr>
            <w:del w:id="261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</w:delText>
              </w:r>
            </w:del>
            <w:del w:id="2616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[5, 58]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19" w:author="&lt;анонимный&gt;" w:date="2025-10-22T14:53:12Z"/>
              </w:rPr>
            </w:pPr>
            <w:del w:id="2618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21" w:author="&lt;анонимный&gt;" w:date="2025-10-22T14:53:12Z"/>
              </w:rPr>
            </w:pPr>
            <w:del w:id="262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[50,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23" w:author="&lt;анонимный&gt;" w:date="2025-10-22T14:53:12Z"/>
              </w:rPr>
            </w:pPr>
            <w:del w:id="262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[50]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25" w:author="&lt;анонимный&gt;" w:date="2025-10-22T14:53:12Z"/>
              </w:rPr>
            </w:pPr>
            <w:del w:id="262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[99]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27" w:author="&lt;анонимный&gt;" w:date="2025-10-22T14:53:12Z"/>
              </w:rPr>
            </w:pPr>
            <w:del w:id="2626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29" w:author="&lt;анонимный&gt;" w:date="2025-10-22T14:53:12Z"/>
              </w:rPr>
            </w:pPr>
            <w:del w:id="262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[50] та [99]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31" w:author="&lt;анонимный&gt;" w:date="2025-10-22T14:53:12Z"/>
              </w:rPr>
            </w:pPr>
            <w:del w:id="263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50 &lt;= 99 -&gt; True. Додаємо 50. Додаємо залишок з правого масиву: 99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33" w:author="&lt;анонимный&gt;" w:date="2025-10-22T14:53:12Z"/>
              </w:rPr>
            </w:pPr>
            <w:del w:id="263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[50, 99]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35" w:author="&lt;анонимный&gt;" w:date="2025-10-22T14:53:12Z"/>
              </w:rPr>
            </w:pPr>
            <w:del w:id="2634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37" w:author="&lt;анонимный&gt;" w:date="2025-10-22T14:53:12Z"/>
              </w:rPr>
            </w:pPr>
            <w:del w:id="2636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[5, 58] та [50,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39" w:author="&lt;анонимный&gt;" w:date="2025-10-22T14:53:12Z"/>
              </w:rPr>
            </w:pPr>
            <w:del w:id="263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 &lt;= 50 -&gt; True. Додаємо 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41" w:author="&lt;анонимный&gt;" w:date="2025-10-22T14:53:12Z"/>
              </w:rPr>
            </w:pPr>
            <w:del w:id="264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58 &lt;= 50 -&gt; False. Додаємо 50.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43" w:author="&lt;анонимный&gt;" w:date="2025-10-22T14:53:12Z"/>
              </w:rPr>
            </w:pPr>
            <w:del w:id="264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58 &lt;= 99 -&gt; True. Додаємо 58.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45" w:author="&lt;анонимный&gt;" w:date="2025-10-22T14:53:12Z"/>
              </w:rPr>
            </w:pPr>
            <w:del w:id="264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Додаємо залишок з правого масиву: 99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47" w:author="&lt;анонимный&gt;" w:date="2025-10-22T14:53:12Z"/>
              </w:rPr>
            </w:pPr>
            <w:del w:id="2646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[5, 50, 58, 99] ------------------------------------------------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49" w:author="&lt;анонимный&gt;" w:date="2025-10-22T14:53:12Z"/>
              </w:rPr>
            </w:pPr>
            <w:del w:id="2648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51" w:author="&lt;анонимный&gt;" w:date="2025-10-22T14:53:12Z"/>
              </w:rPr>
            </w:pPr>
            <w:del w:id="265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[61, 32, 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53" w:author="&lt;анонимный&gt;" w:date="2025-10-22T14:53:12Z"/>
              </w:rPr>
            </w:pPr>
            <w:del w:id="265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[61, 32]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55" w:author="&lt;анонимный&gt;" w:date="2025-10-22T14:53:12Z"/>
              </w:rPr>
            </w:pPr>
            <w:del w:id="265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[61]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57" w:author="&lt;анонимный&gt;" w:date="2025-10-22T14:53:12Z"/>
              </w:rPr>
            </w:pPr>
            <w:del w:id="2656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[32]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59" w:author="&lt;анонимный&gt;" w:date="2025-10-22T14:53:12Z"/>
              </w:rPr>
            </w:pPr>
            <w:del w:id="2658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61" w:author="&lt;анонимный&gt;" w:date="2025-10-22T14:53:12Z"/>
              </w:rPr>
            </w:pPr>
            <w:del w:id="266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[61] та [32]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63" w:author="&lt;анонимный&gt;" w:date="2025-10-22T14:53:12Z"/>
              </w:rPr>
            </w:pPr>
            <w:del w:id="2662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61 &lt;= 32 -&gt; False. Додаємо 32. Додаємо залишок з лівого масиву: 61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65" w:author="&lt;анонимный&gt;" w:date="2025-10-22T14:53:12Z"/>
              </w:rPr>
            </w:pPr>
            <w:del w:id="266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[32, 61]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67" w:author="&lt;анонимный&gt;" w:date="2025-10-22T14:53:12Z"/>
              </w:rPr>
            </w:pPr>
            <w:del w:id="2666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70" w:author="&lt;анонимный&gt;" w:date="2025-10-22T14:53:12Z"/>
              </w:rPr>
            </w:pPr>
            <w:del w:id="266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</w:delText>
              </w:r>
            </w:del>
            <w:del w:id="2669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72" w:author="&lt;анонимный&gt;" w:date="2025-10-22T14:53:12Z"/>
              </w:rPr>
            </w:pPr>
            <w:del w:id="267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[27]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74" w:author="&lt;анонимный&gt;" w:date="2025-10-22T14:53:12Z"/>
              </w:rPr>
            </w:pPr>
            <w:del w:id="267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76" w:author="&lt;анонимный&gt;" w:date="2025-10-22T14:53:12Z"/>
              </w:rPr>
            </w:pPr>
            <w:del w:id="267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[45]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78" w:author="&lt;анонимный&gt;" w:date="2025-10-22T14:53:12Z"/>
              </w:rPr>
            </w:pPr>
            <w:del w:id="267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Розділяємо масив: [75]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80" w:author="&lt;анонимный&gt;" w:date="2025-10-22T14:53:12Z"/>
              </w:rPr>
            </w:pPr>
            <w:del w:id="2679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82" w:author="&lt;анонимный&gt;" w:date="2025-10-22T14:53:12Z"/>
              </w:rPr>
            </w:pPr>
            <w:del w:id="268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[45] та [75]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84" w:author="&lt;анонимный&gt;" w:date="2025-10-22T14:53:12Z"/>
              </w:rPr>
            </w:pPr>
            <w:del w:id="268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45 &lt;= 75 -&gt; True. Додаємо 45.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86" w:author="&lt;анонимный&gt;" w:date="2025-10-22T14:53:12Z"/>
              </w:rPr>
            </w:pPr>
            <w:del w:id="268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Додаємо залишок з правого масиву: 75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88" w:author="&lt;анонимный&gt;" w:date="2025-10-22T14:53:12Z"/>
              </w:rPr>
            </w:pPr>
            <w:del w:id="268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[45, 75]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90" w:author="&lt;анонимный&gt;" w:date="2025-10-22T14:53:12Z"/>
              </w:rPr>
            </w:pPr>
            <w:del w:id="2689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92" w:author="&lt;анонимный&gt;" w:date="2025-10-22T14:53:12Z"/>
              </w:rPr>
            </w:pPr>
            <w:del w:id="269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[27] та [45,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94" w:author="&lt;анонимный&gt;" w:date="2025-10-22T14:53:12Z"/>
              </w:rPr>
            </w:pPr>
            <w:del w:id="269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27 &lt;= 45 -&gt; True. Додаємо 27. Додаємо залишок з правого масиву: 45, 75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696" w:author="&lt;анонимный&gt;" w:date="2025-10-22T14:53:12Z"/>
              </w:rPr>
            </w:pPr>
            <w:del w:id="269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[27, 45, 75]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698" w:author="&lt;анонимный&gt;" w:date="2025-10-22T14:53:12Z"/>
              </w:rPr>
            </w:pPr>
            <w:del w:id="2697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00" w:author="&lt;анонимный&gt;" w:date="2025-10-22T14:53:12Z"/>
              </w:rPr>
            </w:pPr>
            <w:del w:id="2699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[32, 61] та [27, 45,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02" w:author="&lt;анонимный&gt;" w:date="2025-10-22T14:53:12Z"/>
              </w:rPr>
            </w:pPr>
            <w:del w:id="270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32 &lt;= 27 -&gt; False. Додаємо 27. Порівняння: 32 &lt;= 45 -&gt; True. Додаємо 32.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04" w:author="&lt;анонимный&gt;" w:date="2025-10-22T14:53:12Z"/>
              </w:rPr>
            </w:pPr>
            <w:del w:id="270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61 &lt;= 45 -&gt; False. Додаємо 45.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06" w:author="&lt;анонимный&gt;" w:date="2025-10-22T14:53:12Z"/>
              </w:rPr>
            </w:pPr>
            <w:del w:id="270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61 &lt;= 75 -&gt; True. Додаємо 61.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09" w:author="&lt;анонимный&gt;" w:date="2025-10-22T14:53:12Z"/>
              </w:rPr>
            </w:pPr>
            <w:del w:id="270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</w:delText>
              </w:r>
            </w:del>
            <w:del w:id="270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Додаємо залишок з правого масиву: 75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11" w:author="&lt;анонимный&gt;" w:date="2025-10-22T14:53:12Z"/>
              </w:rPr>
            </w:pPr>
            <w:del w:id="271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[27, 32, 45, 61, 75] ------------------------------------------------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713" w:author="&lt;анонимный&gt;" w:date="2025-10-22T14:53:12Z"/>
              </w:rPr>
            </w:pPr>
            <w:del w:id="2712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15" w:author="&lt;анонимный&gt;" w:date="2025-10-22T14:53:12Z"/>
              </w:rPr>
            </w:pPr>
            <w:del w:id="2714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Зливаємо [5, 50, 58, 99] та [27, 32, 45, 61, 75]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17" w:author="&lt;анонимный&gt;" w:date="2025-10-22T14:53:12Z"/>
              </w:rPr>
            </w:pPr>
            <w:del w:id="2716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 &lt;= 27 -&gt; True. Додаємо 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19" w:author="&lt;анонимный&gt;" w:date="2025-10-22T14:53:12Z"/>
              </w:rPr>
            </w:pPr>
            <w:del w:id="2718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50 &lt;= 27 -&gt; False. Додаємо 27.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22" w:author="&lt;анонимный&gt;" w:date="2025-10-22T14:53:12Z"/>
              </w:rPr>
            </w:pPr>
            <w:del w:id="2720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 xml:space="preserve"> </w:delText>
              </w:r>
            </w:del>
            <w:del w:id="272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50 &lt;= 32 -&gt; False. Додаємо 32.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24" w:author="&lt;анонимный&gt;" w:date="2025-10-22T14:53:12Z"/>
              </w:rPr>
            </w:pPr>
            <w:del w:id="272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50 &lt;= 45 -&gt; False. Додаємо 45.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26" w:author="&lt;анонимный&gt;" w:date="2025-10-22T14:53:12Z"/>
              </w:rPr>
            </w:pPr>
            <w:del w:id="272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50 &lt;= 61 -&gt; True. Додаємо 50.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28" w:author="&lt;анонимный&gt;" w:date="2025-10-22T14:53:12Z"/>
              </w:rPr>
            </w:pPr>
            <w:del w:id="272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58 &lt;= 61 -&gt; True. Додаємо 58.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30" w:author="&lt;анонимный&gt;" w:date="2025-10-22T14:53:12Z"/>
              </w:rPr>
            </w:pPr>
            <w:del w:id="2729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99 &lt;= 61 -&gt; False. Додаємо 61.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32" w:author="&lt;анонимный&gt;" w:date="2025-10-22T14:53:12Z"/>
              </w:rPr>
            </w:pPr>
            <w:del w:id="273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Порівняння: 99 &lt;= 75 -&gt; False. Додаємо 75. Додаємо залишок з лівого масиву: 99</w:delText>
              </w:r>
            </w:del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  <w:del w:id="2734" w:author="&lt;анонимный&gt;" w:date="2025-10-22T14:53:12Z"/>
              </w:rPr>
            </w:pPr>
            <w:del w:id="2733" w:author="&lt;анонимный&gt;" w:date="2025-10-22T14:53:12Z">
              <w:r>
                <w:rPr>
                  <w:color w:val="000000"/>
                  <w:spacing w:val="-5"/>
                  <w:sz w:val="16"/>
                </w:rPr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36" w:author="&lt;анонимный&gt;" w:date="2025-10-22T14:53:12Z"/>
              </w:rPr>
            </w:pPr>
            <w:del w:id="2735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Злиття завершено. Результат: [5, 27, 32, 45, 50, 58, 61, 75,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38" w:author="&lt;анонимный&gt;" w:date="2025-10-22T14:53:12Z"/>
              </w:rPr>
            </w:pPr>
            <w:del w:id="2737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Фінальний відсортований список: [5, 27, 32, 45, 50, 58, 61, 75, 99]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40" w:author="&lt;анонимный&gt;" w:date="2025-10-22T14:53:12Z"/>
              </w:rPr>
            </w:pPr>
            <w:del w:id="2739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Загальна кількість порівнянь: 26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  <w:del w:id="2742" w:author="&lt;анонимный&gt;" w:date="2025-10-22T14:53:12Z"/>
              </w:rPr>
            </w:pPr>
            <w:del w:id="2741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Загальна кількість присвоювань: 125</w:delText>
              </w:r>
            </w:del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del w:id="2743" w:author="&lt;анонимный&gt;" w:date="2025-10-22T14:53:12Z">
              <w:r>
                <w:rPr>
                  <w:rFonts w:ascii="Courier New" w:hAnsi="Courier New"/>
                  <w:color w:val="000000"/>
                  <w:spacing w:val="-5"/>
                  <w:sz w:val="16"/>
                  <w:shd w:fill="auto" w:val="clear"/>
                </w:rPr>
                <w:delText>Загальна кількість рекурсивних викликів: 17</w:delText>
              </w:r>
            </w:del>
          </w:p>
        </w:tc>
      </w:tr>
      <w:tr>
        <w:trPr>
          <w:del w:id="2744" w:author="&lt;анонимный&gt;" w:date="2025-10-22T14:53:12Z"/>
          <w:trHeight w:val="327" w:hRule="atLeast"/>
        </w:trPr>
        <w:tc>
          <w:tcPr>
            <w:tcW w:w="4430" w:type="dxa"/>
            <w:tcBorders/>
          </w:tcPr>
          <w:p>
            <w:pPr>
              <w:pStyle w:val="TableParagraph"/>
              <w:spacing w:lineRule="exact" w:line="308"/>
              <w:ind w:left="0" w:right="66"/>
              <w:jc w:val="center"/>
              <w:rPr>
                <w:rFonts w:ascii="Times New Roman" w:hAnsi="Times New Roman"/>
                <w:sz w:val="28"/>
              </w:rPr>
            </w:pPr>
            <w:del w:id="2745" w:author="&lt;анонимный&gt;" w:date="2025-10-22T14:53:12Z">
              <w:r>
                <w:rPr>
                  <w:sz w:val="28"/>
                </w:rPr>
                <w:delText>‍</w:delText>
              </w:r>
            </w:del>
          </w:p>
        </w:tc>
        <w:tc>
          <w:tcPr>
            <w:tcW w:w="5112" w:type="dxa"/>
            <w:gridSpan w:val="2"/>
            <w:tcBorders/>
          </w:tcPr>
          <w:p>
            <w:pPr>
              <w:pStyle w:val="TableParagraph"/>
              <w:spacing w:lineRule="exact" w:line="308"/>
              <w:ind w:left="19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del w:id="2746" w:author="&lt;анонимный&gt;" w:date="2025-10-22T14:53:12Z"/>
          <w:trHeight w:val="102" w:hRule="atLeast"/>
        </w:trPr>
        <w:tc>
          <w:tcPr>
            <w:tcW w:w="9542" w:type="dxa"/>
            <w:gridSpan w:val="3"/>
            <w:tcBorders/>
          </w:tcPr>
          <w:p>
            <w:pPr>
              <w:pStyle w:val="TableParagraph"/>
              <w:spacing w:lineRule="exact" w:line="316"/>
              <w:ind w:left="0" w:right="3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</w:r>
          </w:p>
          <w:tbl>
            <w:tblPr>
              <w:tblW w:w="9543" w:type="dxa"/>
              <w:jc w:val="left"/>
              <w:tblInd w:w="89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1e0"/>
            </w:tblPr>
            <w:tblGrid>
              <w:gridCol w:w="4430"/>
              <w:gridCol w:w="5112"/>
            </w:tblGrid>
            <w:tr>
              <w:trPr>
                <w:del w:id="2747" w:author="&lt;анонимный&gt;" w:date="2025-10-22T14:53:12Z"/>
                <w:trHeight w:val="327" w:hRule="atLeast"/>
              </w:trPr>
              <w:tc>
                <w:tcPr>
                  <w:tcW w:w="4430" w:type="dxa"/>
                  <w:tcBorders/>
                </w:tcPr>
                <w:p>
                  <w:pPr>
                    <w:pStyle w:val="TableParagraph"/>
                    <w:spacing w:lineRule="exact" w:line="308"/>
                    <w:ind w:left="0" w:right="66"/>
                    <w:jc w:val="center"/>
                    <w:rPr>
                      <w:rFonts w:ascii="Times New Roman" w:hAnsi="Times New Roman"/>
                      <w:sz w:val="28"/>
                    </w:rPr>
                  </w:pPr>
                  <w:del w:id="2748" w:author="&lt;анонимный&gt;" w:date="2025-10-22T14:53:12Z">
                    <w:r>
                      <w:rPr>
                        <w:sz w:val="28"/>
                      </w:rPr>
                      <w:delText>‍</w:delText>
                    </w:r>
                  </w:del>
                </w:p>
              </w:tc>
              <w:tc>
                <w:tcPr>
                  <w:tcW w:w="5112" w:type="dxa"/>
                  <w:tcBorders/>
                </w:tcPr>
                <w:p>
                  <w:pPr>
                    <w:pStyle w:val="TableParagraph"/>
                    <w:spacing w:lineRule="exact" w:line="308"/>
                    <w:ind w:left="19" w:right="0"/>
                    <w:jc w:val="center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sz w:val="28"/>
                    </w:rPr>
                  </w:r>
                </w:p>
              </w:tc>
            </w:tr>
            <w:tr>
              <w:trPr>
                <w:del w:id="2749" w:author="&lt;анонимный&gt;" w:date="2025-10-22T14:53:12Z"/>
                <w:trHeight w:val="102" w:hRule="atLeast"/>
              </w:trPr>
              <w:tc>
                <w:tcPr>
                  <w:tcW w:w="9542" w:type="dxa"/>
                  <w:gridSpan w:val="2"/>
                  <w:tcBorders/>
                </w:tcPr>
                <w:p>
                  <w:pPr>
                    <w:pStyle w:val="TableParagraph"/>
                    <w:spacing w:lineRule="exact" w:line="316"/>
                    <w:ind w:left="0" w:right="35"/>
                    <w:jc w:val="center"/>
                    <w:rPr>
                      <w:rFonts w:ascii="Times New Roman" w:hAnsi="Times New Roman"/>
                      <w:sz w:val="28"/>
                    </w:rPr>
                  </w:pPr>
                  <w:del w:id="2750" w:author="&lt;анонимный&gt;" w:date="2025-10-22T14:53:12Z">
                    <w:r>
                      <w:rPr/>
                      <w:delText>​</w:delText>
                    </w:r>
                  </w:del>
                  <w:del w:id="2751" w:author="&lt;анонимный&gt;" w:date="2025-10-22T14:53:12Z">
                    <w:r>
                      <w:drawing>
                        <wp:anchor behindDoc="0" distT="0" distB="0" distL="0" distR="0" simplePos="0" locked="0" layoutInCell="1" allowOverlap="1" relativeHeight="0">
                          <wp:simplePos x="0" y="0"/>
                          <wp:positionH relativeFrom="column">
                            <wp:posOffset>-69215</wp:posOffset>
                          </wp:positionH>
                          <wp:positionV relativeFrom="paragraph">
                            <wp:posOffset>99695</wp:posOffset>
                          </wp:positionV>
                          <wp:extent cx="6360795" cy="2179955"/>
                          <wp:effectExtent l="0" t="0" r="0" b="0"/>
                          <wp:wrapTopAndBottom/>
                          <wp:docPr id="34" name="Изображение1 Копия 1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4" name="Изображение1 Копия 1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360795" cy="21799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anchor>
                      </w:drawing>
                    </w:r>
                  </w:del>
                  <w:del w:id="2752" w:author="&lt;анонимный&gt;" w:date="2025-10-22T14:53:12Z">
                    <w:r>
                      <w:rPr/>
                      <w:delText>​</w:delText>
                    </w:r>
                  </w:del>
                </w:p>
              </w:tc>
            </w:tr>
          </w:tbl>
          <w:p>
            <w:pPr>
              <w:pStyle w:val="Normal"/>
              <w:spacing w:lineRule="exact" w:line="316"/>
              <w:ind w:left="0" w:right="35"/>
              <w:jc w:val="center"/>
              <w:rPr>
                <w:rFonts w:ascii="Times New Roman" w:hAnsi="Times New Roman"/>
                <w:sz w:val="28"/>
              </w:rPr>
            </w:pPr>
            <w:del w:id="2753" w:author="&lt;анонимный&gt;" w:date="2025-10-22T14:53:12Z">
              <w:r>
                <w:rPr>
                  <w:rFonts w:cs="Times New Roman"/>
                  <w:spacing w:val="-2"/>
                  <w:sz w:val="28"/>
                  <w:szCs w:val="28"/>
                </w:rPr>
                <w:delText>а</w:delText>
              </w:r>
            </w:del>
          </w:p>
        </w:tc>
      </w:tr>
    </w:tbl>
    <w:p>
      <w:pPr>
        <w:sectPr>
          <w:headerReference w:type="default" r:id="rId25"/>
          <w:headerReference w:type="first" r:id="rId26"/>
          <w:type w:val="nextPage"/>
          <w:pgSz w:w="11906" w:h="16838"/>
          <w:pgMar w:left="1700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sectPr>
          <w:headerReference w:type="default" r:id="rId29"/>
          <w:headerReference w:type="first" r:id="rId30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57" w:author="&lt;анонимный&gt;" w:date="2025-10-22T14:53:12Z"/>
        </w:rPr>
      </w:pPr>
      <w:del w:id="2754" w:author="&lt;анонимный&gt;" w:date="2025-10-22T14:53:12Z">
        <w:r>
          <w:rPr/>
          <w:delText>​</w:delText>
        </w:r>
      </w:del>
      <w:del w:id="2755" w:author="&lt;анонимный&gt;" w:date="2025-10-22T14:53:12Z">
        <w:r>
          <w:drawing>
            <wp:anchor behindDoc="0" distT="0" distB="0" distL="0" distR="0" simplePos="0" locked="0" layoutInCell="1" allowOverlap="1" relativeHeight="0">
              <wp:simplePos x="0" y="0"/>
              <wp:positionH relativeFrom="column">
                <wp:posOffset>67310</wp:posOffset>
              </wp:positionH>
              <wp:positionV relativeFrom="paragraph">
                <wp:posOffset>336550</wp:posOffset>
              </wp:positionV>
              <wp:extent cx="6037580" cy="3575685"/>
              <wp:effectExtent l="0" t="0" r="0" b="0"/>
              <wp:wrapTopAndBottom/>
              <wp:docPr id="35" name="Изображение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Изображение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37580" cy="3575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2756" w:author="&lt;анонимный&gt;" w:date="2025-10-22T14:53:12Z">
        <w:r>
          <w:rPr/>
          <w:delText>​</w:delText>
        </w:r>
      </w:del>
      <w:r>
        <w:br w:type="page"/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60" w:author="&lt;анонимный&gt;" w:date="2025-10-22T14:53:12Z"/>
        </w:rPr>
      </w:pPr>
      <w:del w:id="275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 xml:space="preserve">                                                                                                                       </w:delText>
        </w:r>
      </w:del>
      <w:del w:id="275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Б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62" w:author="&lt;анонимный&gt;" w:date="2025-10-22T14:53:12Z"/>
        </w:rPr>
      </w:pPr>
      <w:del w:id="2761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80" w:author="&lt;анонимный&gt;" w:date="2025-10-22T14:53:12Z"/>
        </w:rPr>
      </w:pPr>
      <w:del w:id="2763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Рисунок</w:delText>
        </w:r>
      </w:del>
      <w:del w:id="2764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1"/>
            <w:sz w:val="16"/>
            <w:szCs w:val="16"/>
            <w:u w:val="none"/>
          </w:rPr>
          <w:delText xml:space="preserve"> </w:delText>
        </w:r>
      </w:del>
      <w:del w:id="2765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1</w:delText>
        </w:r>
      </w:del>
      <w:del w:id="2766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16"/>
            <w:szCs w:val="16"/>
            <w:u w:val="none"/>
          </w:rPr>
          <w:delText xml:space="preserve"> </w:delText>
        </w:r>
      </w:del>
      <w:del w:id="2767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–</w:delText>
        </w:r>
      </w:del>
      <w:del w:id="2768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6"/>
            <w:sz w:val="16"/>
            <w:szCs w:val="16"/>
            <w:u w:val="none"/>
          </w:rPr>
          <w:delText xml:space="preserve"> </w:delText>
        </w:r>
      </w:del>
      <w:del w:id="2769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Результати</w:delText>
        </w:r>
      </w:del>
      <w:del w:id="2770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16"/>
            <w:szCs w:val="16"/>
            <w:u w:val="none"/>
          </w:rPr>
          <w:delText xml:space="preserve"> </w:delText>
        </w:r>
      </w:del>
      <w:del w:id="2771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візуалізації</w:delText>
        </w:r>
      </w:del>
      <w:del w:id="2772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16"/>
            <w:szCs w:val="16"/>
            <w:u w:val="none"/>
          </w:rPr>
          <w:delText xml:space="preserve"> </w:delText>
        </w:r>
      </w:del>
      <w:del w:id="2773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трасування</w:delText>
        </w:r>
      </w:del>
      <w:del w:id="2774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9"/>
            <w:sz w:val="16"/>
            <w:szCs w:val="16"/>
            <w:u w:val="none"/>
          </w:rPr>
          <w:delText xml:space="preserve"> </w:delText>
        </w:r>
      </w:del>
      <w:del w:id="2775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ітеративної</w:delText>
        </w:r>
      </w:del>
      <w:del w:id="2776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3"/>
            <w:sz w:val="16"/>
            <w:szCs w:val="16"/>
            <w:u w:val="none"/>
          </w:rPr>
          <w:delText xml:space="preserve"> </w:delText>
        </w:r>
      </w:del>
      <w:del w:id="2777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та</w:delText>
        </w:r>
      </w:del>
      <w:del w:id="2778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16"/>
            <w:szCs w:val="16"/>
            <w:u w:val="none"/>
          </w:rPr>
          <w:delText xml:space="preserve"> </w:delText>
        </w:r>
      </w:del>
      <w:del w:id="2779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16"/>
            <w:szCs w:val="16"/>
            <w:u w:val="none"/>
          </w:rPr>
          <w:delText>рекурсивної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90" w:author="&lt;анонимный&gt;" w:date="2025-10-22T14:53:12Z"/>
        </w:rPr>
      </w:pPr>
      <w:del w:id="2781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версій</w:delText>
        </w:r>
      </w:del>
      <w:del w:id="2782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8"/>
            <w:sz w:val="16"/>
            <w:szCs w:val="16"/>
            <w:u w:val="none"/>
          </w:rPr>
          <w:delText xml:space="preserve"> </w:delText>
        </w:r>
      </w:del>
      <w:del w:id="2783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Python-коду</w:delText>
        </w:r>
      </w:del>
      <w:del w:id="2784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9"/>
            <w:sz w:val="16"/>
            <w:szCs w:val="16"/>
            <w:u w:val="none"/>
          </w:rPr>
          <w:delText xml:space="preserve"> </w:delText>
        </w:r>
      </w:del>
      <w:del w:id="2785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алгоритму</w:delText>
        </w:r>
      </w:del>
      <w:del w:id="2786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6"/>
            <w:sz w:val="16"/>
            <w:szCs w:val="16"/>
            <w:u w:val="none"/>
          </w:rPr>
          <w:delText xml:space="preserve"> </w:delText>
        </w:r>
      </w:del>
      <w:del w:id="2787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delText>сортування</w:delText>
        </w:r>
      </w:del>
      <w:del w:id="2788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7"/>
            <w:sz w:val="16"/>
            <w:szCs w:val="16"/>
            <w:u w:val="none"/>
          </w:rPr>
          <w:delText xml:space="preserve"> </w:delText>
        </w:r>
      </w:del>
      <w:del w:id="2789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16"/>
            <w:szCs w:val="16"/>
            <w:u w:val="none"/>
          </w:rPr>
          <w:delText>злиттям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92" w:author="&lt;анонимный&gt;" w:date="2025-10-22T14:53:12Z"/>
        </w:rPr>
      </w:pPr>
      <w:del w:id="2791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799" w:author="&lt;анонимный&gt;" w:date="2025-10-22T14:53:12Z"/>
        </w:rPr>
      </w:pPr>
      <w:del w:id="2793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2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36" name="Graphic 1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2794" w:author="&lt;анонимный&gt;" w:date="2025-10-22T14:53:12Z">
        <w:r>
          <w:rPr/>
          <w:delText>Лістинг</w:delText>
        </w:r>
      </w:del>
      <w:del w:id="2795" w:author="&lt;анонимный&gt;" w:date="2025-10-22T14:53:12Z">
        <w:r>
          <w:rPr>
            <w:spacing w:val="-9"/>
          </w:rPr>
          <w:delText xml:space="preserve"> 5 </w:delText>
        </w:r>
      </w:del>
      <w:del w:id="2796" w:author="&lt;анонимный&gt;" w:date="2025-10-22T14:53:12Z">
        <w:r>
          <w:rPr/>
          <w:delText>–</w:delText>
        </w:r>
      </w:del>
      <w:del w:id="2797" w:author="&lt;анонимный&gt;" w:date="2025-10-22T14:53:12Z">
        <w:r>
          <w:rPr>
            <w:spacing w:val="-6"/>
          </w:rPr>
          <w:delText xml:space="preserve"> </w:delText>
        </w:r>
      </w:del>
      <w:del w:id="2798" w:author="&lt;анонимный&gt;" w:date="2025-10-22T14:53:12Z">
        <w:r>
          <w:rPr>
            <w:rFonts w:cs="Times New Roman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  <w:delText>Псевдокод рекурсивної процедури та процедури розбиття алгоритму швидкого сортування за схемою Хоара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01" w:author="&lt;анонимный&gt;" w:date="2025-10-22T14:53:12Z"/>
        </w:rPr>
      </w:pPr>
      <w:del w:id="2800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Рекурсивна процедура quicksort quicksort(a, l, r) Процедура розбиття partition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03" w:author="&lt;анонимный&gt;" w:date="2025-10-22T14:53:12Z"/>
        </w:rPr>
      </w:pPr>
      <w:del w:id="2802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Рекурсивна процедура quicksort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05" w:author="&lt;анонимный&gt;" w:date="2025-10-22T14:53:12Z"/>
        </w:rPr>
      </w:pPr>
      <w:del w:id="2804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quicksortquicksort(a, l, r):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07" w:author="&lt;анонимный&gt;" w:date="2025-10-22T14:53:12Z"/>
        </w:rPr>
      </w:pPr>
      <w:del w:id="2806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if l &amp;lt; r: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09" w:author="&lt;анонимный&gt;" w:date="2025-10-22T14:53:12Z"/>
        </w:rPr>
      </w:pPr>
      <w:del w:id="2808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q = partition(a, l, r)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11" w:author="&lt;анонимный&gt;" w:date="2025-10-22T14:53:12Z"/>
        </w:rPr>
      </w:pPr>
      <w:del w:id="2810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quicksort(a, l, q) #Рекурсивний виклик для лівого підмасиву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13" w:author="&lt;анонимный&gt;" w:date="2025-10-22T14:53:12Z"/>
        </w:rPr>
      </w:pPr>
      <w:del w:id="2812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quicksort(a, q + 1, r) # Рекурсивний виклик для правого підмасиву Процедура розбиття partition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15" w:author="&lt;анонимный&gt;" w:date="2025-10-22T14:53:12Z"/>
        </w:rPr>
      </w:pPr>
      <w:del w:id="2814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partition(a, l, r):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17" w:author="&lt;анонимный&gt;" w:date="2025-10-22T14:53:12Z"/>
        </w:rPr>
      </w:pPr>
      <w:del w:id="2816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pivot = a[l]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19" w:author="&lt;анонимный&gt;" w:date="2025-10-22T14:53:12Z"/>
        </w:rPr>
      </w:pPr>
      <w:del w:id="2818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= l - 1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21" w:author="&lt;анонимный&gt;" w:date="2025-10-22T14:53:12Z"/>
        </w:rPr>
      </w:pPr>
      <w:del w:id="2820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= r + 1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23" w:author="&lt;анонимный&gt;" w:date="2025-10-22T14:53:12Z"/>
        </w:rPr>
      </w:pPr>
      <w:del w:id="2822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True: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25" w:author="&lt;анонимный&gt;" w:date="2025-10-22T14:53:12Z"/>
        </w:rPr>
      </w:pPr>
      <w:del w:id="2824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27" w:author="&lt;анонимный&gt;" w:date="2025-10-22T14:53:12Z"/>
        </w:rPr>
      </w:pPr>
      <w:del w:id="2826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a[i] &amp;lt; pivot: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29" w:author="&lt;анонимный&gt;" w:date="2025-10-22T14:53:12Z"/>
        </w:rPr>
      </w:pPr>
      <w:del w:id="2828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31" w:author="&lt;анонимный&gt;" w:date="2025-10-22T14:53:12Z"/>
        </w:rPr>
      </w:pPr>
      <w:del w:id="2830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-=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33" w:author="&lt;анонимный&gt;" w:date="2025-10-22T14:53:12Z"/>
        </w:rPr>
      </w:pPr>
      <w:del w:id="2832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while a[j] &amp;gt; pivot: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35" w:author="&lt;анонимный&gt;" w:date="2025-10-22T14:53:12Z"/>
        </w:rPr>
      </w:pPr>
      <w:del w:id="2834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j -=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37" w:author="&lt;анонимный&gt;" w:date="2025-10-22T14:53:12Z"/>
        </w:rPr>
      </w:pPr>
      <w:del w:id="2836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if i &amp;gt;= j: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39" w:author="&lt;анонимный&gt;" w:date="2025-10-22T14:53:12Z"/>
        </w:rPr>
      </w:pPr>
      <w:del w:id="2838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return j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41" w:author="&lt;анонимный&gt;" w:date="2025-10-22T14:53:12Z"/>
        </w:rPr>
      </w:pPr>
      <w:del w:id="2840" w:author="&lt;анонимный&gt;" w:date="2025-10-22T14:53:12Z">
        <w:r>
          <w:rPr>
            <w:rStyle w:val="Style11"/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a[l], a[r] = a[r], a[l]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44" w:author="&lt;анонимный&gt;" w:date="2025-10-22T14:53:12Z"/>
        </w:rPr>
      </w:pPr>
      <w:del w:id="2842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2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37" name="Graphic 1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1000 w 3408480"/>
                              <a:gd name="textAreaTop" fmla="*/ 0 h 3600"/>
                              <a:gd name="textAreaBottom" fmla="*/ 612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2843" w:author="&lt;анонимный&gt;" w:date="2025-10-22T14:53:12Z">
        <w:r>
          <w:rPr>
            <w:rFonts w:ascii="Courier New" w:hAnsi="Courier New"/>
            <w:b w:val="false"/>
            <w:bCs w:val="false"/>
            <w:color w:val="000000"/>
            <w:sz w:val="16"/>
            <w:szCs w:val="16"/>
          </w:rPr>
          <w:delText>print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46" w:author="&lt;анонимный&gt;" w:date="2025-10-22T14:53:12Z"/>
        </w:rPr>
      </w:pPr>
      <w:del w:id="2845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48" w:author="&lt;анонимный&gt;" w:date="2025-10-22T14:53:12Z"/>
        </w:rPr>
      </w:pPr>
      <w:del w:id="2847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50" w:author="&lt;анонимный&gt;" w:date="2025-10-22T14:53:12Z"/>
        </w:rPr>
      </w:pPr>
      <w:del w:id="2849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52" w:author="&lt;анонимный&gt;" w:date="2025-10-22T14:53:12Z"/>
        </w:rPr>
      </w:pPr>
      <w:del w:id="2851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55" w:author="&lt;анонимный&gt;" w:date="2025-10-22T14:53:12Z"/>
        </w:rPr>
      </w:pPr>
      <w:del w:id="2853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2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38" name="Graphic 1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2854" w:author="&lt;анонимный&gt;" w:date="2025-10-22T14:53:12Z">
        <w:r>
          <w:rPr>
            <w:sz w:val="24"/>
            <w:szCs w:val="24"/>
          </w:rPr>
          <w:delText>Лістинг 3 – Python-код рекурсивної</w:delText>
          <w:tab/>
          <w:delText>реалізації</w:delText>
          <w:tab/>
          <w:delText>алгоритму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57" w:author="&lt;анонимный&gt;" w:date="2025-10-22T14:53:12Z"/>
        </w:rPr>
      </w:pPr>
      <w:del w:id="2856" w:author="&lt;анонимный&gt;" w:date="2025-10-22T14:53:12Z">
        <w:r>
          <w:rPr>
            <w:sz w:val="24"/>
            <w:szCs w:val="24"/>
          </w:rPr>
          <w:delText>швидкого сортування за схемою Хоара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59" w:author="&lt;анонимный&gt;" w:date="2025-10-22T14:53:12Z"/>
        </w:rPr>
      </w:pPr>
      <w:del w:id="285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16"/>
            <w:szCs w:val="16"/>
            <w:u w:val="none"/>
            <w:shd w:fill="auto" w:val="clear"/>
          </w:rPr>
          <w:delText>def quicksort_recursive(a, l, r):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62" w:author="&lt;анонимный&gt;" w:date="2025-10-22T14:53:12Z"/>
        </w:rPr>
      </w:pPr>
      <w:del w:id="286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6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"""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65" w:author="&lt;анонимный&gt;" w:date="2025-10-22T14:53:12Z"/>
        </w:rPr>
      </w:pPr>
      <w:del w:id="286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6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Рекурсивна реалізація алгоритму швидкого сортування з підрахунком операцій,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68" w:author="&lt;анонимный&gt;" w:date="2025-10-22T14:53:12Z"/>
        </w:rPr>
      </w:pPr>
      <w:del w:id="286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6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за схемою Хоара.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71" w:author="&lt;анонимный&gt;" w:date="2025-10-22T14:53:12Z"/>
        </w:rPr>
      </w:pPr>
      <w:del w:id="286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7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Повертає (total_comparisons, total_assignments, total_recursive_calls).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74" w:author="&lt;анонимный&gt;" w:date="2025-10-22T14:53:12Z"/>
        </w:rPr>
      </w:pPr>
      <w:del w:id="287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7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"""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77" w:author="&lt;анонимный&gt;" w:date="2025-10-22T14:53:12Z"/>
        </w:rPr>
      </w:pPr>
      <w:del w:id="287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7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total_comparisons = 0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80" w:author="&lt;анонимный&gt;" w:date="2025-10-22T14:53:12Z"/>
        </w:rPr>
      </w:pPr>
      <w:del w:id="287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7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total_assignments = 0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83" w:author="&lt;анонимный&gt;" w:date="2025-10-22T14:53:12Z"/>
        </w:rPr>
      </w:pPr>
      <w:del w:id="288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8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total_recursive_calls = 1  # Рахуємо цей виклик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85" w:author="&lt;анонимный&gt;" w:date="2025-10-22T14:53:12Z"/>
        </w:rPr>
      </w:pPr>
      <w:del w:id="2884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888" w:author="&lt;анонимный&gt;" w:date="2025-10-22T14:53:12Z"/>
        </w:rPr>
      </w:pPr>
      <w:del w:id="288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88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if l &lt; r: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91" w:author="&lt;анонимный&gt;" w:date="2025-10-22T14:53:12Z"/>
        </w:rPr>
      </w:pPr>
      <w:del w:id="288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89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1. Розбиття масиву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94" w:author="&lt;анонимный&gt;" w:date="2025-10-22T14:53:12Z"/>
        </w:rPr>
      </w:pPr>
      <w:del w:id="289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89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q, c1, a1 = partition_hoare_original(a, l, r)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897" w:author="&lt;анонимный&gt;" w:date="2025-10-22T14:53:12Z"/>
        </w:rPr>
      </w:pPr>
      <w:del w:id="289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89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total_comparisons += c1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00" w:author="&lt;анонимный&gt;" w:date="2025-10-22T14:53:12Z"/>
        </w:rPr>
      </w:pPr>
      <w:del w:id="289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89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total_assignments += a1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02" w:author="&lt;анонимный&gt;" w:date="2025-10-22T14:53:12Z"/>
        </w:rPr>
      </w:pPr>
      <w:del w:id="2901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05" w:author="&lt;анонимный&gt;" w:date="2025-10-22T14:53:12Z"/>
        </w:rPr>
      </w:pPr>
      <w:del w:id="290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0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2. Рекурсивні виклики для лівого та правого підмасивів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08" w:author="&lt;анонимный&gt;" w:date="2025-10-22T14:53:12Z"/>
        </w:rPr>
      </w:pPr>
      <w:del w:id="290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0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Примітка: Лівий підмасив включає точку розбиття q (за схемою Хоара)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11" w:author="&lt;анонимный&gt;" w:date="2025-10-22T14:53:12Z"/>
        </w:rPr>
      </w:pPr>
      <w:del w:id="290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1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c2, a2, r2 = quicksort_recursive(a, l, q)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14" w:author="&lt;анонимный&gt;" w:date="2025-10-22T14:53:12Z"/>
        </w:rPr>
      </w:pPr>
      <w:del w:id="291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1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c3, a3, r3 = quicksort_recursive(a, q + 1, r)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16" w:author="&lt;анонимный&gt;" w:date="2025-10-22T14:53:12Z"/>
        </w:rPr>
      </w:pPr>
      <w:del w:id="2915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19" w:author="&lt;анонимный&gt;" w:date="2025-10-22T14:53:12Z"/>
        </w:rPr>
      </w:pPr>
      <w:del w:id="291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1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total_comparisons += c2 + c3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22" w:author="&lt;анонимный&gt;" w:date="2025-10-22T14:53:12Z"/>
        </w:rPr>
      </w:pPr>
      <w:del w:id="292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2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total_assignments += a2 + a3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25" w:author="&lt;анонимный&gt;" w:date="2025-10-22T14:53:12Z"/>
        </w:rPr>
      </w:pPr>
      <w:del w:id="292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2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total_recursive_calls += r2 + r3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27" w:author="&lt;анонимный&gt;" w:date="2025-10-22T14:53:12Z"/>
        </w:rPr>
      </w:pPr>
      <w:del w:id="2926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30" w:author="&lt;анонимный&gt;" w:date="2025-10-22T14:53:12Z"/>
        </w:rPr>
      </w:pPr>
      <w:del w:id="292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2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return total_comparisons, total_assignments, total_recursive_calls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33" w:author="&lt;анонимный&gt;" w:date="2025-10-22T14:53:12Z"/>
        </w:rPr>
      </w:pPr>
      <w:del w:id="293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3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else: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36" w:author="&lt;анонимный&gt;" w:date="2025-10-22T14:53:12Z"/>
        </w:rPr>
      </w:pPr>
      <w:del w:id="293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3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Базовий випадок (підмасив з 0 або 1 елементом)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39" w:author="&lt;анонимный&gt;" w:date="2025-10-22T14:53:12Z"/>
        </w:rPr>
      </w:pPr>
      <w:del w:id="293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3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return 0, 0, 0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941" w:author="&lt;анонимный&gt;" w:date="2025-10-22T14:53:12Z"/>
        </w:rPr>
      </w:pPr>
      <w:del w:id="2940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2943" w:author="&lt;анонимный&gt;" w:date="2025-10-22T14:53:12Z"/>
        </w:rPr>
      </w:pPr>
      <w:del w:id="294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def partition_hoare_original(a, l, r):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46" w:author="&lt;анонимный&gt;" w:date="2025-10-22T14:53:12Z"/>
        </w:rPr>
      </w:pPr>
      <w:del w:id="294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4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"""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49" w:author="&lt;анонимный&gt;" w:date="2025-10-22T14:53:12Z"/>
        </w:rPr>
      </w:pPr>
      <w:del w:id="294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4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Допоміжна функція для розділення масиву за схемою Хоара.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52" w:author="&lt;анонимный&gt;" w:date="2025-10-22T14:53:12Z"/>
        </w:rPr>
      </w:pPr>
      <w:del w:id="295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5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Використовує перший елемент як опорний (a[l]).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55" w:author="&lt;анонимный&gt;" w:date="2025-10-22T14:53:12Z"/>
        </w:rPr>
      </w:pPr>
      <w:del w:id="295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5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Повертає індекс 'j' (точки розбиття) та лічильники.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58" w:author="&lt;анонимный&gt;" w:date="2025-10-22T14:53:12Z"/>
        </w:rPr>
      </w:pPr>
      <w:del w:id="295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5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"""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61" w:author="&lt;анонимный&gt;" w:date="2025-10-22T14:53:12Z"/>
        </w:rPr>
      </w:pPr>
      <w:del w:id="295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6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= 0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64" w:author="&lt;анонимный&gt;" w:date="2025-10-22T14:53:12Z"/>
        </w:rPr>
      </w:pPr>
      <w:del w:id="296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6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= 0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66" w:author="&lt;анонимный&gt;" w:date="2025-10-22T14:53:12Z"/>
        </w:rPr>
      </w:pPr>
      <w:del w:id="2965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69" w:author="&lt;анонимный&gt;" w:date="2025-10-22T14:53:12Z"/>
        </w:rPr>
      </w:pPr>
      <w:del w:id="296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6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Вибір опорного елемента (pivot) - перший елемент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72" w:author="&lt;анонимный&gt;" w:date="2025-10-22T14:53:12Z"/>
        </w:rPr>
      </w:pPr>
      <w:del w:id="297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7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pivot = a[l]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75" w:author="&lt;анонимный&gt;" w:date="2025-10-22T14:53:12Z"/>
        </w:rPr>
      </w:pPr>
      <w:del w:id="297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7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77" w:author="&lt;анонимный&gt;" w:date="2025-10-22T14:53:12Z"/>
        </w:rPr>
      </w:pPr>
      <w:del w:id="2976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80" w:author="&lt;анонимный&gt;" w:date="2025-10-22T14:53:12Z"/>
        </w:rPr>
      </w:pPr>
      <w:del w:id="297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7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 = l - 1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83" w:author="&lt;анонимный&gt;" w:date="2025-10-22T14:53:12Z"/>
        </w:rPr>
      </w:pPr>
      <w:del w:id="298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8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j = r + 1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86" w:author="&lt;анонимный&gt;" w:date="2025-10-22T14:53:12Z"/>
        </w:rPr>
      </w:pPr>
      <w:del w:id="298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8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2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88" w:author="&lt;анонимный&gt;" w:date="2025-10-22T14:53:12Z"/>
        </w:rPr>
      </w:pPr>
      <w:del w:id="2987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91" w:author="&lt;анонимный&gt;" w:date="2025-10-22T14:53:12Z"/>
        </w:rPr>
      </w:pPr>
      <w:del w:id="298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299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while True: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94" w:author="&lt;анонимный&gt;" w:date="2025-10-22T14:53:12Z"/>
        </w:rPr>
      </w:pPr>
      <w:del w:id="299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9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Рухаємо індекс i вправо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2997" w:author="&lt;анонимный&gt;" w:date="2025-10-22T14:53:12Z"/>
        </w:rPr>
      </w:pPr>
      <w:del w:id="299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9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00" w:author="&lt;анонимный&gt;" w:date="2025-10-22T14:53:12Z"/>
        </w:rPr>
      </w:pPr>
      <w:del w:id="299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299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03" w:author="&lt;анонимный&gt;" w:date="2025-10-22T14:53:12Z"/>
        </w:rPr>
      </w:pPr>
      <w:del w:id="300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0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while a[i] &lt; pivot: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06" w:author="&lt;анонимный&gt;" w:date="2025-10-22T14:53:12Z"/>
        </w:rPr>
      </w:pPr>
      <w:del w:id="300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0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09" w:author="&lt;анонимный&gt;" w:date="2025-10-22T14:53:12Z"/>
        </w:rPr>
      </w:pPr>
      <w:del w:id="300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0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12" w:author="&lt;анонимный&gt;" w:date="2025-10-22T14:53:12Z"/>
        </w:rPr>
      </w:pPr>
      <w:del w:id="301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1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15" w:author="&lt;анонимный&gt;" w:date="2025-10-22T14:53:12Z"/>
        </w:rPr>
      </w:pPr>
      <w:del w:id="301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1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+= 1  # Порівняння, що завершило цикл (a[i] &gt;= pivot)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017" w:author="&lt;анонимный&gt;" w:date="2025-10-22T14:53:12Z"/>
        </w:rPr>
      </w:pPr>
      <w:del w:id="3016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020" w:author="&lt;анонимный&gt;" w:date="2025-10-22T14:53:12Z"/>
        </w:rPr>
      </w:pPr>
      <w:del w:id="301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1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Рухаємо індекс j вліво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23" w:author="&lt;анонимный&gt;" w:date="2025-10-22T14:53:12Z"/>
        </w:rPr>
      </w:pPr>
      <w:del w:id="302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2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j -=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26" w:author="&lt;анонимный&gt;" w:date="2025-10-22T14:53:12Z"/>
        </w:rPr>
      </w:pPr>
      <w:del w:id="302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2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29" w:author="&lt;анонимный&gt;" w:date="2025-10-22T14:53:12Z"/>
        </w:rPr>
      </w:pPr>
      <w:del w:id="302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2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while a[j] &gt; pivot: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32" w:author="&lt;анонимный&gt;" w:date="2025-10-22T14:53:12Z"/>
        </w:rPr>
      </w:pPr>
      <w:del w:id="303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3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35" w:author="&lt;анонимный&gt;" w:date="2025-10-22T14:53:12Z"/>
        </w:rPr>
      </w:pPr>
      <w:del w:id="303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3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j -=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38" w:author="&lt;анонимный&gt;" w:date="2025-10-22T14:53:12Z"/>
        </w:rPr>
      </w:pPr>
      <w:del w:id="303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3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41" w:author="&lt;анонимный&gt;" w:date="2025-10-22T14:53:12Z"/>
        </w:rPr>
      </w:pPr>
      <w:del w:id="303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4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+= 1  # Порівняння, що завершило цикл (a[j] &lt;= pivot)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43" w:author="&lt;анонимный&gt;" w:date="2025-10-22T14:53:12Z"/>
        </w:rPr>
      </w:pPr>
      <w:del w:id="3042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46" w:author="&lt;анонимный&gt;" w:date="2025-10-22T14:53:12Z"/>
        </w:rPr>
      </w:pPr>
      <w:del w:id="304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4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Перевірка на перетин індексів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49" w:author="&lt;анонимный&gt;" w:date="2025-10-22T14:53:12Z"/>
        </w:rPr>
      </w:pPr>
      <w:del w:id="304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4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comparisons += 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52" w:author="&lt;анонимный&gt;" w:date="2025-10-22T14:53:12Z"/>
        </w:rPr>
      </w:pPr>
      <w:del w:id="305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5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if i &gt;= j: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55" w:author="&lt;анонимный&gt;" w:date="2025-10-22T14:53:12Z"/>
        </w:rPr>
      </w:pPr>
      <w:del w:id="305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5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j - це точка розбиття, повертаємо її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58" w:author="&lt;анонимный&gt;" w:date="2025-10-22T14:53:12Z"/>
        </w:rPr>
      </w:pPr>
      <w:del w:id="305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05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return j, comparisons, assignments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60" w:author="&lt;анонимный&gt;" w:date="2025-10-22T14:53:12Z"/>
        </w:rPr>
      </w:pPr>
      <w:del w:id="3059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63" w:author="&lt;анонимный&gt;" w:date="2025-10-22T14:53:12Z"/>
        </w:rPr>
      </w:pPr>
      <w:del w:id="306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6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Обмін елементів a[i] та a[j]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66" w:author="&lt;анонимный&gt;" w:date="2025-10-22T14:53:12Z"/>
        </w:rPr>
      </w:pPr>
      <w:del w:id="306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6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a[i], a[j] = a[j], a[i]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69" w:author="&lt;анонимный&gt;" w:date="2025-10-22T14:53:12Z"/>
        </w:rPr>
      </w:pPr>
      <w:del w:id="306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6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assignments += 3 # Три присвоєння при обміні (a[i] = temp, a[j] = a[i], temp = a[j])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071" w:author="&lt;анонимный&gt;" w:date="2025-10-22T14:53:12Z"/>
        </w:rPr>
      </w:pPr>
      <w:del w:id="3070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073" w:author="&lt;анонимный&gt;" w:date="2025-10-22T14:53:12Z"/>
        </w:rPr>
      </w:pPr>
      <w:del w:id="307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--- Блок для введення даних та виконання ---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75" w:author="&lt;анонимный&gt;" w:date="2025-10-22T14:53:12Z"/>
        </w:rPr>
      </w:pPr>
      <w:del w:id="307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try: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78" w:author="&lt;анонимный&gt;" w:date="2025-10-22T14:53:12Z"/>
        </w:rPr>
      </w:pPr>
      <w:del w:id="307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7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Запит на введення даних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81" w:author="&lt;анонимный&gt;" w:date="2025-10-22T14:53:12Z"/>
        </w:rPr>
      </w:pPr>
      <w:del w:id="307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8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input_str = input("Введіть елементи масиву через кому (наприклад, 89, 45, 68, 90, 29, 34, 17): 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83" w:author="&lt;анонимный&gt;" w:date="2025-10-22T14:53:12Z"/>
        </w:rPr>
      </w:pPr>
      <w:del w:id="3082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86" w:author="&lt;анонимный&gt;" w:date="2025-10-22T14:53:12Z"/>
        </w:rPr>
      </w:pPr>
      <w:del w:id="308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8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Парсинг введеного рядка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89" w:author="&lt;анонимный&gt;" w:date="2025-10-22T14:53:12Z"/>
        </w:rPr>
      </w:pPr>
      <w:del w:id="308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8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my_list_rec = [int(x.strip()) for x in input_str.split(',')]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91" w:author="&lt;анонимный&gt;" w:date="2025-10-22T14:53:12Z"/>
        </w:rPr>
      </w:pPr>
      <w:del w:id="3090" w:author="&lt;анонимный&gt;" w:date="2025-10-22T14:53:12Z">
        <w:r>
          <w:rPr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94" w:author="&lt;анонимный&gt;" w:date="2025-10-22T14:53:12Z"/>
        </w:rPr>
      </w:pPr>
      <w:del w:id="309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9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if not my_list_rec: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097" w:author="&lt;анонимный&gt;" w:date="2025-10-22T14:53:12Z"/>
        </w:rPr>
      </w:pPr>
      <w:del w:id="309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09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print("Масив порожній. Сортування не виконано.")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00" w:author="&lt;анонимный&gt;" w:date="2025-10-22T14:53:12Z"/>
        </w:rPr>
      </w:pPr>
      <w:del w:id="309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09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else: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03" w:author="&lt;анонимный&gt;" w:date="2025-10-22T14:53:12Z"/>
        </w:rPr>
      </w:pPr>
      <w:del w:id="310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0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print("\n--- РЕКУРСИВНЕ ШВИДКЕ СОРТУВАННЯ (за схемою Хоара) ---")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06" w:author="&lt;анонимный&gt;" w:date="2025-10-22T14:53:12Z"/>
        </w:rPr>
      </w:pPr>
      <w:del w:id="310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0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print(f"Оригінальний список: {my_list_rec}")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08" w:author="&lt;анонимный&gt;" w:date="2025-10-22T14:53:12Z"/>
        </w:rPr>
      </w:pPr>
      <w:del w:id="3107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11" w:author="&lt;анонимный&gt;" w:date="2025-10-22T14:53:12Z"/>
        </w:rPr>
      </w:pPr>
      <w:del w:id="310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1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Створення копії для сортування, щоб зберегти оригінал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14" w:author="&lt;анонимный&gt;" w:date="2025-10-22T14:53:12Z"/>
        </w:rPr>
      </w:pPr>
      <w:del w:id="311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1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list_copy = my_list_rec.copy()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16" w:author="&lt;анонимный&gt;" w:date="2025-10-22T14:53:12Z"/>
        </w:rPr>
      </w:pPr>
      <w:del w:id="3115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19" w:author="&lt;анонимный&gt;" w:date="2025-10-22T14:53:12Z"/>
        </w:rPr>
      </w:pPr>
      <w:del w:id="311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1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# Перший виклик функції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22" w:author="&lt;анонимный&gt;" w:date="2025-10-22T14:53:12Z"/>
        </w:rPr>
      </w:pPr>
      <w:del w:id="312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2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total_comps, total_assigs, total_calls = quicksort_recursive(list_copy, 0, len(list_copy) - 1)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24" w:author="&lt;анонимный&gt;" w:date="2025-10-22T14:53:12Z"/>
        </w:rPr>
      </w:pPr>
      <w:del w:id="3123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27" w:author="&lt;анонимный&gt;" w:date="2025-10-22T14:53:12Z"/>
        </w:rPr>
      </w:pPr>
      <w:del w:id="312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2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print(f"Відсортований список: {list_copy}")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30" w:author="&lt;анонимный&gt;" w:date="2025-10-22T14:53:12Z"/>
        </w:rPr>
      </w:pPr>
      <w:del w:id="312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2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print(f"Загальна кількість порівнянь: {total_comps}")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33" w:author="&lt;анонимный&gt;" w:date="2025-10-22T14:53:12Z"/>
        </w:rPr>
      </w:pPr>
      <w:del w:id="313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3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print(f"Загальна кількість присвоювань: {total_assigs}")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36" w:author="&lt;анонимный&gt;" w:date="2025-10-22T14:53:12Z"/>
        </w:rPr>
      </w:pPr>
      <w:del w:id="313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13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print(f"Загальна кількість рекурсивних викликів: {total_calls}")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38" w:author="&lt;анонимный&gt;" w:date="2025-10-22T14:53:12Z"/>
        </w:rPr>
      </w:pPr>
      <w:del w:id="3137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40" w:author="&lt;анонимный&gt;" w:date="2025-10-22T14:53:12Z"/>
        </w:rPr>
      </w:pPr>
      <w:del w:id="313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except ValueError: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43" w:author="&lt;анонимный&gt;" w:date="2025-10-22T14:53:12Z"/>
        </w:rPr>
      </w:pPr>
      <w:del w:id="314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14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print("\nПомилка: Некоректний формат введених даних. Переконайтеся, що ви ввели числа через кому.")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45" w:author="&lt;анонимный&gt;" w:date="2025-10-22T14:53:12Z"/>
        </w:rPr>
      </w:pPr>
      <w:del w:id="314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except Exception as e: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48" w:author="&lt;анонимный&gt;" w:date="2025-10-22T14:53:12Z"/>
        </w:rPr>
      </w:pPr>
      <w:del w:id="314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14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print(f"\nВиникла непередбачувана помилка: {e}")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52" w:author="&lt;анонимный&gt;" w:date="2025-10-22T14:53:12Z"/>
        </w:rPr>
      </w:pPr>
      <w:del w:id="3149" w:author="&lt;анонимный&gt;" w:date="2025-10-22T14:53:12Z">
        <w:r>
          <w:rPr/>
          <w:delText>​</w:delText>
        </w:r>
      </w:del>
      <w:del w:id="3150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2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39" name="Graphic 2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3151" w:author="&lt;анонимный&gt;" w:date="2025-10-22T14:53:12Z">
        <w:r>
          <w:rPr/>
          <w:delText>​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56" w:author="&lt;анонимный&gt;" w:date="2025-10-22T14:53:12Z"/>
        </w:rPr>
      </w:pPr>
      <w:del w:id="3153" w:author="&lt;анонимный&gt;" w:date="2025-10-22T14:53:12Z">
        <w:r>
          <w:rPr/>
          <w:delText>​</w:delText>
        </w:r>
      </w:del>
      <w:del w:id="3154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2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0" name="Graphic 2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11926" y="6095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3155" w:author="&lt;анонимный&gt;" w:date="2025-10-22T14:53:12Z">
        <w:r>
          <w:rPr/>
          <w:delText>​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58" w:author="&lt;анонимный&gt;" w:date="2025-10-22T14:53:12Z"/>
        </w:rPr>
      </w:pPr>
      <w:del w:id="315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</w:rPr>
          <w:tab/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76" w:author="&lt;анонимный&gt;" w:date="2025-10-22T14:53:12Z"/>
        </w:rPr>
      </w:pPr>
      <w:del w:id="3159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Результати</w:delText>
        </w:r>
      </w:del>
      <w:del w:id="3160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</w:delText>
        </w:r>
      </w:del>
      <w:del w:id="3161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виконання</w:delText>
        </w:r>
      </w:del>
      <w:del w:id="3162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</w:delText>
        </w:r>
      </w:del>
      <w:del w:id="3163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Python-коду,</w:delText>
        </w:r>
      </w:del>
      <w:del w:id="3164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24"/>
            <w:szCs w:val="24"/>
            <w:u w:val="none"/>
          </w:rPr>
          <w:delText xml:space="preserve"> </w:delText>
        </w:r>
      </w:del>
      <w:del w:id="3165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який</w:delText>
        </w:r>
      </w:del>
      <w:del w:id="3166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</w:delText>
        </w:r>
      </w:del>
      <w:del w:id="3167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наведено</w:delText>
        </w:r>
      </w:del>
      <w:del w:id="3168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3"/>
            <w:sz w:val="24"/>
            <w:szCs w:val="24"/>
            <w:u w:val="none"/>
          </w:rPr>
          <w:delText xml:space="preserve"> </w:delText>
        </w:r>
      </w:del>
      <w:del w:id="3169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в</w:delText>
        </w:r>
      </w:del>
      <w:del w:id="3170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24"/>
            <w:szCs w:val="24"/>
            <w:u w:val="none"/>
          </w:rPr>
          <w:delText xml:space="preserve"> </w:delText>
        </w:r>
      </w:del>
      <w:del w:id="3171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Лістінг3</w:delText>
        </w:r>
      </w:del>
      <w:del w:id="3172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</w:delText>
        </w:r>
      </w:del>
      <w:del w:id="3173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показано</w:delText>
        </w:r>
      </w:del>
      <w:del w:id="3174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3"/>
            <w:sz w:val="24"/>
            <w:szCs w:val="24"/>
            <w:u w:val="none"/>
          </w:rPr>
          <w:delText xml:space="preserve"> </w:delText>
        </w:r>
      </w:del>
      <w:del w:id="3175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 xml:space="preserve">далі: 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79" w:author="&lt;анонимный&gt;" w:date="2025-10-22T14:53:12Z"/>
        </w:rPr>
      </w:pPr>
      <w:del w:id="3177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tab/>
          <w:delText xml:space="preserve">Оригінальний список: </w:delText>
        </w:r>
      </w:del>
      <w:del w:id="3178" w:author="&lt;анонимный&gt;" w:date="2025-10-22T14:53:12Z">
        <w:r>
          <w:rPr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[58, 5, 50, 99, 61, 32, 27, 45, 75]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84" w:author="&lt;анонимный&gt;" w:date="2025-10-22T14:53:12Z"/>
        </w:rPr>
      </w:pPr>
      <w:del w:id="3180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Відсортований</w:delText>
        </w:r>
      </w:del>
      <w:del w:id="3181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</w:delText>
        </w:r>
      </w:del>
      <w:del w:id="3182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список:</w:delText>
        </w:r>
      </w:del>
      <w:del w:id="3183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[5, 27, 32, 45, 50, 58, 61, 75,99]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186" w:author="&lt;анонимный&gt;" w:date="2025-10-22T14:53:12Z"/>
        </w:rPr>
      </w:pPr>
      <w:del w:id="3185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Загальна кількість порівнянь: 65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194" w:author="&lt;анонимный&gt;" w:date="2025-10-22T14:53:12Z"/>
        </w:rPr>
      </w:pPr>
      <w:del w:id="3187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Загальна</w:delText>
        </w:r>
      </w:del>
      <w:del w:id="3188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1"/>
            <w:sz w:val="24"/>
            <w:szCs w:val="24"/>
            <w:u w:val="none"/>
          </w:rPr>
          <w:delText xml:space="preserve"> </w:delText>
        </w:r>
      </w:del>
      <w:del w:id="3189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кількість</w:delText>
        </w:r>
      </w:del>
      <w:del w:id="3190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8"/>
            <w:sz w:val="24"/>
            <w:szCs w:val="24"/>
            <w:u w:val="none"/>
          </w:rPr>
          <w:delText xml:space="preserve"> </w:delText>
        </w:r>
      </w:del>
      <w:del w:id="3191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24"/>
            <w:szCs w:val="24"/>
            <w:u w:val="none"/>
          </w:rPr>
          <w:delText>присвоювань:</w:delText>
        </w:r>
      </w:del>
      <w:del w:id="3192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6"/>
            <w:sz w:val="24"/>
            <w:szCs w:val="24"/>
            <w:u w:val="none"/>
          </w:rPr>
          <w:delText xml:space="preserve"> </w:delText>
        </w:r>
      </w:del>
      <w:del w:id="3193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24"/>
            <w:szCs w:val="24"/>
            <w:u w:val="none"/>
          </w:rPr>
          <w:delText>103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01" w:author="&lt;анонимный&gt;" w:date="2025-10-22T14:53:12Z"/>
        </w:rPr>
      </w:pPr>
      <w:del w:id="3195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0"/>
            <w:sz w:val="24"/>
            <w:szCs w:val="24"/>
            <w:u w:val="none"/>
          </w:rPr>
          <w:delText>Загальна кількість</w:delText>
        </w:r>
      </w:del>
      <w:del w:id="3196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8"/>
            <w:sz w:val="24"/>
            <w:szCs w:val="24"/>
            <w:u w:val="none"/>
          </w:rPr>
          <w:delText xml:space="preserve"> </w:delText>
        </w:r>
      </w:del>
      <w:del w:id="3197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0"/>
            <w:sz w:val="24"/>
            <w:szCs w:val="24"/>
            <w:u w:val="none"/>
          </w:rPr>
          <w:delText>рекурсивних</w:delText>
        </w:r>
      </w:del>
      <w:del w:id="3198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5"/>
            <w:sz w:val="24"/>
            <w:szCs w:val="24"/>
            <w:u w:val="none"/>
          </w:rPr>
          <w:delText xml:space="preserve"> </w:delText>
        </w:r>
      </w:del>
      <w:del w:id="3199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0"/>
            <w:sz w:val="24"/>
            <w:szCs w:val="24"/>
            <w:u w:val="none"/>
          </w:rPr>
          <w:delText>викликів:</w:delText>
        </w:r>
      </w:del>
      <w:del w:id="3200" w:author="&lt;анонимный&gt;" w:date="2025-10-22T14:53:12Z">
        <w:r>
          <w:rPr>
            <w:rFonts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4"/>
            <w:szCs w:val="24"/>
            <w:u w:val="none"/>
          </w:rPr>
          <w:delText xml:space="preserve"> 8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03" w:author="&lt;анонимный&gt;" w:date="2025-10-22T14:53:12Z"/>
        </w:rPr>
      </w:pPr>
      <w:del w:id="3202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05" w:author="&lt;анонимный&gt;" w:date="2025-10-22T14:53:12Z"/>
        </w:rPr>
      </w:pPr>
      <w:del w:id="3204" w:author="&lt;анонимный&gt;" w:date="2025-10-22T14:53:12Z">
        <w:r>
          <w:rPr>
            <w:rFonts w:cs="Times New Roman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4"/>
            <w:sz w:val="28"/>
            <w:szCs w:val="28"/>
            <w:u w:val="none"/>
            <w:lang w:val="uk-UA"/>
          </w:rPr>
          <w:delText>Таблиця 4 Результати трасування алгоритму швидкого сортування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72" w:author="&lt;анонимный&gt;" w:date="2025-10-22T14:53:12Z"/>
        </w:rPr>
      </w:pPr>
      <w:del w:id="3206" w:author="&lt;анонимный&gt;" w:date="2025-10-22T14:53:12Z">
        <w:r>
          <w:rPr/>
          <w:delText>​</w:delText>
        </w:r>
      </w:del>
      <w:del w:id="320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1" name="Graphic 2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0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2" name="Graphic 2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0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3" name="Graphic 4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4" name="Graphic 4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5" name="Graphic 4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6" name="Graphic 5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7" name="Graphic 5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8" name="Graphic 5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49" name="Graphic 5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3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0" name="Graphic 5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1" name="Graphic 5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2" name="Graphic 5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1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3" name="Graphic 6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4" name="Graphic 6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5" name="Graphic 6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6" name="Graphic 6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7" name="Graphic 6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8" name="Graphic 8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59" name="Graphic 9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4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0" name="Graphic 9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1" name="Graphic 9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2" name="Graphic 9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2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3" name="Graphic 9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4" name="Graphic 9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5" name="Graphic 9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6" name="Graphic 9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7" name="Graphic 9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8" name="Graphic 9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69" name="Graphic 10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5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0" name="Graphic 10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1" name="Graphic 10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2" name="Graphic 10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3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3" name="Graphic 10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4" name="Graphic 10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5" name="Graphic 10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6" name="Graphic 10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7" name="Graphic 10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8" name="Graphic 10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79" name="Graphic 11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6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0" name="Graphic 11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1" name="Graphic 11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2" name="Graphic 11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4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3" name="Graphic 11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4" name="Graphic 11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5" name="Graphic 11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6" name="Graphic 11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7" name="Graphic 11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8" name="Graphic 11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89" name="Graphic 12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7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0" name="Graphic 12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1" name="Graphic 12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2" name="Graphic 12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5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3" name="Graphic 12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0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4" name="Graphic 12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1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5" name="Graphic 12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2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6" name="Graphic 12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3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7" name="Graphic 12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4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7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8" name="Graphic 129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5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8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99" name="Graphic 130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6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89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0" name="Graphic 13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7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90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1" name="Graphic 13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8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9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2" name="Graphic 13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69" w:author="&lt;анонимный&gt;" w:date="2025-10-22T14:53:12Z">
        <w:r>
          <w:rPr/>
          <mc:AlternateContent>
            <mc:Choice Requires="wps">
              <w:drawing>
                <wp:anchor behindDoc="1" distT="0" distB="635" distL="0" distR="0" simplePos="0" locked="0" layoutInCell="0" allowOverlap="1" relativeHeight="92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3" name="Graphic 134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  <w:delText>​​</w:delText>
        </w:r>
      </w:del>
      <w:del w:id="3270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9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4" name="Graphic 136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3271" w:author="&lt;анонимный&gt;" w:date="2025-10-22T14:53:12Z">
        <w:r>
          <w:rPr/>
          <w:delText>​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76" w:author="&lt;анонимный&gt;" w:date="2025-10-22T14:53:12Z"/>
        </w:rPr>
      </w:pPr>
      <w:del w:id="3273" w:author="&lt;анонимный&gt;" w:date="2025-10-22T14:53:12Z">
        <w:r>
          <w:rPr/>
          <w:delText>​</w:delText>
        </w:r>
      </w:del>
      <w:del w:id="3274" w:author="&lt;анонимный&gt;" w:date="2025-10-22T14:53:12Z">
        <w:r>
          <mc:AlternateContent>
            <mc:Choice Requires="wps">
              <w:drawing>
                <wp:anchor behindDoc="1" distT="0" distB="635" distL="0" distR="0" simplePos="0" locked="0" layoutInCell="0" allowOverlap="1" relativeHeight="9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635</wp:posOffset>
                  </wp:positionV>
                  <wp:extent cx="6012180" cy="6350"/>
                  <wp:effectExtent l="0" t="0" r="0" b="0"/>
                  <wp:wrapTopAndBottom/>
                  <wp:docPr id="105" name="Graphic 135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012360" cy="6480"/>
                          </a:xfrm>
                          <a:custGeom>
                            <a:avLst/>
                            <a:gdLst>
                              <a:gd name="textAreaLeft" fmla="*/ 0 w 3408480"/>
                              <a:gd name="textAreaRight" fmla="*/ 3410640 w 3408480"/>
                              <a:gd name="textAreaTop" fmla="*/ 0 h 3600"/>
                              <a:gd name="textAreaBottom" fmla="*/ 5760 h 3600"/>
                            </a:gdLst>
                            <a:ahLst/>
                            <a:rect l="textAreaLeft" t="textAreaTop" r="textAreaRight" b="textAreaBottom"/>
                            <a:pathLst>
                              <a:path w="6012180" h="6350">
                                <a:moveTo>
                                  <a:pt x="60119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1926" y="6096"/>
                                </a:lnTo>
                                <a:lnTo>
                                  <a:pt x="60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  <w:del w:id="3275" w:author="&lt;анонимный&gt;" w:date="2025-10-22T14:53:12Z">
        <w:r>
          <w:rPr/>
          <w:delText>​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78" w:author="&lt;анонимный&gt;" w:date="2025-10-22T14:53:12Z"/>
        </w:rPr>
      </w:pPr>
      <w:del w:id="327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10"/>
            <w:sz w:val="16"/>
            <w:szCs w:val="16"/>
            <w:u w:val="none"/>
            <w:shd w:fill="auto" w:val="clear"/>
          </w:rPr>
          <w:delText>Результати трасування алгоритму швидкого сортування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80" w:author="&lt;анонимный&gt;" w:date="2025-10-22T14:53:12Z"/>
        </w:rPr>
      </w:pPr>
      <w:del w:id="3279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82" w:author="&lt;анонимный&gt;" w:date="2025-10-22T14:53:12Z"/>
        </w:rPr>
      </w:pPr>
      <w:del w:id="328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Оригінальний масив: [58, 5, 50, 99, 61, 32, 27, 45, 75]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84" w:author="&lt;анонимный&gt;" w:date="2025-10-22T14:53:12Z"/>
        </w:rPr>
      </w:pPr>
      <w:del w:id="3283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286" w:author="&lt;анонимный&gt;" w:date="2025-10-22T14:53:12Z"/>
        </w:rPr>
      </w:pPr>
      <w:del w:id="328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0, r = 8. Масив: [58, 5, 50, 99, 61, 32, 27, 45, 75]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89" w:author="&lt;анонимный&gt;" w:date="2025-10-22T14:53:12Z"/>
        </w:rPr>
      </w:pPr>
      <w:del w:id="328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28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58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92" w:author="&lt;анонимный&gt;" w:date="2025-10-22T14:53:12Z"/>
        </w:rPr>
      </w:pPr>
      <w:del w:id="329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29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Partition(0, 8) виконує обміни, доки i=4 (61) та j=4 (61) не перетнуться.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95" w:author="&lt;анонимный&gt;" w:date="2025-10-22T14:53:12Z"/>
        </w:rPr>
      </w:pPr>
      <w:del w:id="329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29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Масив після partition: [45, 5, 50, 27, 58, 32, 61, 75, 99]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298" w:author="&lt;анонимный&gt;" w:date="2025-10-22T14:53:12Z"/>
        </w:rPr>
      </w:pPr>
      <w:del w:id="329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29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Поділ завершено. Повертаємо j=4. C=15, A=29.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00" w:author="&lt;анонимный&gt;" w:date="2025-10-22T14:53:12Z"/>
        </w:rPr>
      </w:pPr>
      <w:del w:id="3299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03" w:author="&lt;анонимный&gt;" w:date="2025-10-22T14:53:12Z"/>
        </w:rPr>
      </w:pPr>
      <w:del w:id="330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30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0, r = 4. Масив: [45, 5, 50, 27, 58]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06" w:author="&lt;анонимный&gt;" w:date="2025-10-22T14:53:12Z"/>
        </w:rPr>
      </w:pPr>
      <w:del w:id="330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0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45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09" w:author="&lt;анонимный&gt;" w:date="2025-10-22T14:53:12Z"/>
        </w:rPr>
      </w:pPr>
      <w:del w:id="330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0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Partition(0, 4) виконує обміни, доки i=0 (45) та j=0 (45) не перетнуться.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12" w:author="&lt;анонимный&gt;" w:date="2025-10-22T14:53:12Z"/>
        </w:rPr>
      </w:pPr>
      <w:del w:id="331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1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Масив після partition: [27, 5, 32, 45, 50] (Він не змінився, оскільки 45 був останнім)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15" w:author="&lt;анонимный&gt;" w:date="2025-10-22T14:53:12Z"/>
        </w:rPr>
      </w:pPr>
      <w:del w:id="331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1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Поділ завершено. Повертаємо j=0. C=5, A=10.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17" w:author="&lt;анонимный&gt;" w:date="2025-10-22T14:53:12Z"/>
        </w:rPr>
      </w:pPr>
      <w:del w:id="3316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20" w:author="&lt;анонимный&gt;" w:date="2025-10-22T14:53:12Z"/>
        </w:rPr>
      </w:pPr>
      <w:del w:id="331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1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0, r = 0.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23" w:author="&lt;анонимный&gt;" w:date="2025-10-22T14:53:12Z"/>
        </w:rPr>
      </w:pPr>
      <w:del w:id="332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2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1, r = 4. Масив: [5, 32, 45, 50]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26" w:author="&lt;анонимный&gt;" w:date="2025-10-22T14:53:12Z"/>
        </w:rPr>
      </w:pPr>
      <w:del w:id="332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2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5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29" w:author="&lt;анонимный&gt;" w:date="2025-10-22T14:53:12Z"/>
        </w:rPr>
      </w:pPr>
      <w:del w:id="332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2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Partition(1, 4) виконує обміни 32↔50. i=2 (45), j=2 (45). Повертаємо j=2. C=8, A=17.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32" w:author="&lt;анонимный&gt;" w:date="2025-10-22T14:53:12Z"/>
        </w:rPr>
      </w:pPr>
      <w:del w:id="333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3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Масив після partition: [5, 32, 45, 50]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34" w:author="&lt;анонимный&gt;" w:date="2025-10-22T14:53:12Z"/>
        </w:rPr>
      </w:pPr>
      <w:del w:id="3333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37" w:author="&lt;анонимный&gt;" w:date="2025-10-22T14:53:12Z"/>
        </w:rPr>
      </w:pPr>
      <w:del w:id="333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3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1, r = 2. Масив: [5, 32]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40" w:author="&lt;анонимный&gt;" w:date="2025-10-22T14:53:12Z"/>
        </w:rPr>
      </w:pPr>
      <w:del w:id="333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3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5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43" w:author="&lt;анонимный&gt;" w:date="2025-10-22T14:53:12Z"/>
        </w:rPr>
      </w:pPr>
      <w:del w:id="334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4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Partition(1, 2) виконує обміни, i=1 (5), j=1 (5). Повертаємо j=1. C=5, A=10.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45" w:author="&lt;анонимный&gt;" w:date="2025-10-22T14:53:12Z"/>
        </w:rPr>
      </w:pPr>
      <w:del w:id="3344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48" w:author="&lt;анонимный&gt;" w:date="2025-10-22T14:53:12Z"/>
        </w:rPr>
      </w:pPr>
      <w:del w:id="334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4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1, r = 1.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51" w:author="&lt;анонимный&gt;" w:date="2025-10-22T14:53:12Z"/>
        </w:rPr>
      </w:pPr>
      <w:del w:id="334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5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2, r = 2.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54" w:author="&lt;анонимный&gt;" w:date="2025-10-22T14:53:12Z"/>
        </w:rPr>
      </w:pPr>
      <w:del w:id="335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5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3, r = 4. Масив: [45, 50]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57" w:author="&lt;анонимный&gt;" w:date="2025-10-22T14:53:12Z"/>
        </w:rPr>
      </w:pPr>
      <w:del w:id="335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5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45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60" w:author="&lt;анонимный&gt;" w:date="2025-10-22T14:53:12Z"/>
        </w:rPr>
      </w:pPr>
      <w:del w:id="335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5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Partition(3, 4) виконує обміни, i=4 (50), j=3 (45). Повертаємо j=3. C=5, A=10.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62" w:author="&lt;анонимный&gt;" w:date="2025-10-22T14:53:12Z"/>
        </w:rPr>
      </w:pPr>
      <w:del w:id="3361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65" w:author="&lt;анонимный&gt;" w:date="2025-10-22T14:53:12Z"/>
        </w:rPr>
      </w:pPr>
      <w:del w:id="336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6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3, r = 3.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68" w:author="&lt;анонимный&gt;" w:date="2025-10-22T14:53:12Z"/>
        </w:rPr>
      </w:pPr>
      <w:del w:id="3366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    </w:delText>
        </w:r>
      </w:del>
      <w:del w:id="336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4, r = 4.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70" w:author="&lt;анонимный&gt;" w:date="2025-10-22T14:53:12Z"/>
        </w:rPr>
      </w:pPr>
      <w:del w:id="3369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73" w:author="&lt;анонимный&gt;" w:date="2025-10-22T14:53:12Z"/>
        </w:rPr>
      </w:pPr>
      <w:del w:id="337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</w:delText>
        </w:r>
      </w:del>
      <w:del w:id="337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5, r = 8. Масив: [61, 75, 99, 58]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76" w:author="&lt;анонимный&gt;" w:date="2025-10-22T14:53:12Z"/>
        </w:rPr>
      </w:pPr>
      <w:del w:id="337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7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61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79" w:author="&lt;анонимный&gt;" w:date="2025-10-22T14:53:12Z"/>
        </w:rPr>
      </w:pPr>
      <w:del w:id="337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7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Partition(5, 8) виконує обміни, доки i=8 (99) та j=6 (32) не перетнуться.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82" w:author="&lt;анонимный&gt;" w:date="2025-10-22T14:53:12Z"/>
        </w:rPr>
      </w:pPr>
      <w:del w:id="338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8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Масив після partition: [32, 27, 45, 61, 99, 75]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85" w:author="&lt;анонимный&gt;" w:date="2025-10-22T14:53:12Z"/>
        </w:rPr>
      </w:pPr>
      <w:del w:id="338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8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Поділ завершено. Повертаємо j=6. C=13, A=24.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87" w:author="&lt;анонимный&gt;" w:date="2025-10-22T14:53:12Z"/>
        </w:rPr>
      </w:pPr>
      <w:del w:id="3386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90" w:author="&lt;анонимный&gt;" w:date="2025-10-22T14:53:12Z"/>
        </w:rPr>
      </w:pPr>
      <w:del w:id="338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38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5, r = 6. Масив: [32, 27]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93" w:author="&lt;анонимный&gt;" w:date="2025-10-22T14:53:12Z"/>
        </w:rPr>
      </w:pPr>
      <w:del w:id="339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9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32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396" w:author="&lt;анонимный&gt;" w:date="2025-10-22T14:53:12Z"/>
        </w:rPr>
      </w:pPr>
      <w:del w:id="339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395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Partition(5, 6) виконує обміни. i=6 (27), j=5 (32). Повертаємо j=5. C=5, A=10.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398" w:author="&lt;анонимный&gt;" w:date="2025-10-22T14:53:12Z"/>
        </w:rPr>
      </w:pPr>
      <w:del w:id="3397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01" w:author="&lt;анонимный&gt;" w:date="2025-10-22T14:53:12Z"/>
        </w:rPr>
      </w:pPr>
      <w:del w:id="339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0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5, r = 5.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404" w:author="&lt;анонимный&gt;" w:date="2025-10-22T14:53:12Z"/>
        </w:rPr>
      </w:pPr>
      <w:del w:id="340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0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6, r = 6.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06" w:author="&lt;анонимный&gt;" w:date="2025-10-22T14:53:12Z"/>
        </w:rPr>
      </w:pPr>
      <w:del w:id="3405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09" w:author="&lt;анонимный&gt;" w:date="2025-10-22T14:53:12Z"/>
        </w:rPr>
      </w:pPr>
      <w:del w:id="3407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</w:delText>
        </w:r>
      </w:del>
      <w:del w:id="340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7, r = 8. Масив: [99, 75]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412" w:author="&lt;анонимный&gt;" w:date="2025-10-22T14:53:12Z"/>
        </w:rPr>
      </w:pPr>
      <w:del w:id="3410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1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Вибираємо опорний елемент (pivot): 99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415" w:author="&lt;анонимный&gt;" w:date="2025-10-22T14:53:12Z"/>
        </w:rPr>
      </w:pPr>
      <w:del w:id="3413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14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Partition(7, 8) виконує обміни. i=8 (75), j=7 (99). Повертаємо j=7. C=7, A=13.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17" w:author="&lt;анонимный&gt;" w:date="2025-10-22T14:53:12Z"/>
        </w:rPr>
      </w:pPr>
      <w:del w:id="3416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20" w:author="&lt;анонимный&gt;" w:date="2025-10-22T14:53:12Z"/>
        </w:rPr>
      </w:pPr>
      <w:del w:id="3418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19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7, r = 7.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del w:id="3423" w:author="&lt;анонимный&gt;" w:date="2025-10-22T14:53:12Z"/>
        </w:rPr>
      </w:pPr>
      <w:del w:id="3421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 xml:space="preserve">            </w:delText>
        </w:r>
      </w:del>
      <w:del w:id="3422" w:author="&lt;анонимный&gt;" w:date="2025-10-22T14:53:12Z">
        <w:r>
          <w:rPr>
            <w:rFonts w:ascii="Courier New" w:hAnsi="Courier New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z w:val="16"/>
            <w:szCs w:val="16"/>
            <w:u w:val="none"/>
            <w:shd w:fill="auto" w:val="clear"/>
          </w:rPr>
          <w:delText>Quicksort виклик: l = 8, r = 8. Базовий випадок. C=0, A=0, R=0.</w:delText>
        </w:r>
      </w:del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27" w:author="&lt;анонимный&gt;" w:date="2025-10-22T14:53:12Z"/>
        </w:rPr>
      </w:pPr>
      <w:del w:id="3424" w:author="&lt;анонимный&gt;" w:date="2025-10-22T14:53:12Z">
        <w:r>
          <w:rPr/>
          <w:delText>​</w:delText>
        </w:r>
      </w:del>
      <w:del w:id="3425" w:author="&lt;анонимный&gt;" w:date="2025-10-22T14:53:12Z">
        <w:r>
          <mc:AlternateContent>
            <mc:Choice Requires="wps">
              <w:drawing>
                <wp:anchor behindDoc="0" distT="635" distB="635" distL="635" distR="635" simplePos="0" locked="0" layoutInCell="1" allowOverlap="1" relativeHeight="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6052185" cy="39370"/>
                  <wp:effectExtent l="635" t="635" r="635" b="635"/>
                  <wp:wrapNone/>
                  <wp:docPr id="106" name="Линия 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6052320" cy="39240"/>
                          </a:xfrm>
                          <a:prstGeom prst="line">
                            <a:avLst/>
                          </a:prstGeom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0.9pt,7.9pt" to="477.4pt,10.95pt" ID="Линия 1" stroked="t" o:allowincell="f" style="position:absolute;flip:y">
                  <v:stroke color="#3465a4" joinstyle="round" endcap="flat"/>
                  <v:fill o:detectmouseclick="t" on="false"/>
                  <w10:wrap type="none"/>
                </v:line>
              </w:pict>
            </mc:Fallback>
          </mc:AlternateContent>
        </w:r>
      </w:del>
      <w:del w:id="3426" w:author="&lt;анонимный&gt;" w:date="2025-10-22T14:53:12Z">
        <w:r>
          <w:rPr/>
          <w:delText>​</w:delText>
        </w:r>
      </w:del>
    </w:p>
    <w:p>
      <w:pPr>
        <w:sectPr>
          <w:headerReference w:type="default" r:id="rId33"/>
          <w:headerReference w:type="first" r:id="rId34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32" w:author="&lt;анонимный&gt;" w:date="2025-10-22T14:53:12Z"/>
        </w:rPr>
      </w:pPr>
      <w:del w:id="3428" w:author="&lt;анонимный&gt;" w:date="2025-10-22T14:53:12Z">
        <w:r>
          <w:drawing>
            <wp:anchor behindDoc="0" distT="0" distB="0" distL="0" distR="0" simplePos="0" locked="0" layoutInCell="1" allowOverlap="1" relativeHeight="0">
              <wp:simplePos x="0" y="0"/>
              <wp:positionH relativeFrom="column">
                <wp:posOffset>-156210</wp:posOffset>
              </wp:positionH>
              <wp:positionV relativeFrom="paragraph">
                <wp:posOffset>635</wp:posOffset>
              </wp:positionV>
              <wp:extent cx="6282690" cy="4874260"/>
              <wp:effectExtent l="0" t="0" r="0" b="0"/>
              <wp:wrapTopAndBottom/>
              <wp:docPr id="107" name="Изображение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7" name="Изображение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2690" cy="48742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  <w:del w:id="3429" w:author="&lt;анонимный&gt;" w:date="2025-10-22T14:53:12Z">
        <w:r>
          <w:rPr>
            <w:rFonts w:cs="Times New Roman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  <w:delText xml:space="preserve">Рисунок 2 – Результати візуалізації рекурсивної версій </w:delText>
        </w:r>
      </w:del>
      <w:del w:id="3430" w:author="&lt;анонимный&gt;" w:date="2025-10-22T14:53:12Z">
        <w:r>
          <w:rPr>
            <w:rFonts w:cs="Times New Roman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en-US"/>
          </w:rPr>
          <w:delText>Python</w:delText>
        </w:r>
      </w:del>
      <w:del w:id="3431" w:author="&lt;анонимный&gt;" w:date="2025-10-22T14:53:12Z">
        <w:r>
          <w:rPr>
            <w:rFonts w:cs="Times New Roman" w:ascii="Liberation Serif" w:hAnsi="Liberation Serif"/>
            <w:b w:val="false"/>
            <w:bCs w:val="false"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  <w:delText>-коду алгоритму сортування злиттям</w:delText>
        </w:r>
      </w:del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94"/>
        <w:gridCol w:w="1818"/>
        <w:gridCol w:w="1953"/>
        <w:gridCol w:w="1956"/>
        <w:gridCol w:w="1960"/>
      </w:tblGrid>
      <w:tr>
        <w:trPr>
          <w:del w:id="3433" w:author="&lt;анонимный&gt;" w:date="2025-10-22T14:53:12Z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34" w:author="&lt;анонимный&gt;" w:date="2025-10-22T14:53:12Z">
              <w:r>
                <w:rPr/>
                <w:delText>Назва алгоритму</w:delText>
              </w:r>
            </w:del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35" w:author="&lt;анонимный&gt;" w:date="2025-10-22T14:53:12Z">
              <w:r>
                <w:rPr/>
                <w:delText>Реалізація</w:delText>
              </w:r>
            </w:del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36" w:author="&lt;анонимный&gt;" w:date="2025-10-22T14:53:12Z">
              <w:r>
                <w:rPr/>
                <w:delText>Порівняння</w:delText>
              </w:r>
            </w:del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37" w:author="&lt;анонимный&gt;" w:date="2025-10-22T14:53:12Z">
              <w:r>
                <w:rPr/>
                <w:delText>Присвоювання</w:delText>
              </w:r>
            </w:del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38" w:author="&lt;анонимный&gt;" w:date="2025-10-22T14:53:12Z">
              <w:r>
                <w:rPr/>
                <w:delText>Додаткові лічильники</w:delText>
              </w:r>
            </w:del>
          </w:p>
        </w:tc>
      </w:tr>
      <w:tr>
        <w:trPr>
          <w:del w:id="3439" w:author="&lt;анонимный&gt;" w:date="2025-10-22T14:53:12Z"/>
        </w:trPr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0" w:author="&lt;анонимный&gt;" w:date="2025-10-22T14:53:12Z">
              <w:r>
                <w:rPr/>
                <w:delText>Quicksort</w:delText>
              </w:r>
            </w:del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1" w:author="&lt;анонимный&gt;" w:date="2025-10-22T14:53:12Z">
              <w:r>
                <w:rPr/>
                <w:delText>Рекурсивна (Лістинг 3)</w:delText>
              </w:r>
            </w:del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2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65</w:delText>
              </w:r>
            </w:del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3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103</w:delText>
              </w:r>
            </w:del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4" w:author="&lt;анонимный&gt;" w:date="2025-10-22T14:53:12Z">
              <w:r>
                <w:rPr/>
                <w:delText>Рекурсивних викликів: 8</w:delText>
              </w:r>
            </w:del>
          </w:p>
        </w:tc>
      </w:tr>
      <w:tr>
        <w:trPr>
          <w:del w:id="3445" w:author="&lt;анонимный&gt;" w:date="2025-10-22T14:53:12Z"/>
        </w:trPr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6" w:author="&lt;анонимный&gt;" w:date="2025-10-22T14:53:12Z">
              <w:r>
                <w:rPr/>
                <w:delText>Merge Sort</w:delText>
              </w:r>
            </w:del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7" w:author="&lt;анонимный&gt;" w:date="2025-10-22T14:53:12Z">
              <w:r>
                <w:rPr/>
                <w:delText>Рекурсивна (Лістинг 2)</w:delText>
              </w:r>
            </w:del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8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110</w:delText>
              </w:r>
            </w:del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49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119</w:delText>
              </w:r>
            </w:del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0" w:author="&lt;анонимный&gt;" w:date="2025-10-22T14:53:12Z">
              <w:r>
                <w:rPr/>
                <w:delText>Рекурсивних викликів: 17</w:delText>
              </w:r>
            </w:del>
          </w:p>
        </w:tc>
      </w:tr>
      <w:tr>
        <w:trPr>
          <w:del w:id="3451" w:author="&lt;анонимный&gt;" w:date="2025-10-22T14:53:12Z"/>
        </w:trPr>
        <w:tc>
          <w:tcPr>
            <w:tcW w:w="21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2" w:author="&lt;анонимный&gt;" w:date="2025-10-22T14:53:12Z">
              <w:r>
                <w:rPr/>
                <w:delText>Merge Sort</w:delText>
              </w:r>
            </w:del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3" w:author="&lt;анонимный&gt;" w:date="2025-10-22T14:53:12Z">
              <w:r>
                <w:rPr/>
                <w:delText>Ітеративна (Лістинг 1)</w:delText>
              </w:r>
            </w:del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4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99</w:delText>
              </w:r>
            </w:del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5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206</w:delText>
              </w:r>
            </w:del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56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-</w:delText>
              </w:r>
            </w:del>
          </w:p>
        </w:tc>
      </w:tr>
    </w:tbl>
    <w:p>
      <w:pPr>
        <w:sectPr>
          <w:headerReference w:type="default" r:id="rId35"/>
          <w:headerReference w:type="first" r:id="rId36"/>
          <w:type w:val="nextPage"/>
          <w:pgSz w:w="11906" w:h="16838"/>
          <w:pgMar w:left="1700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sectPr>
          <w:headerReference w:type="default" r:id="rId37"/>
          <w:headerReference w:type="first" r:id="rId38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58" w:author="&lt;анонимный&gt;" w:date="2025-10-22T14:53:12Z"/>
        </w:rPr>
      </w:pPr>
      <w:del w:id="3457" w:author="&lt;анонимный&gt;" w:date="2025-10-22T14:53:12Z">
        <w:r>
          <w:rPr>
            <w:rFonts w:ascii="Liberation Serif" w:hAnsi="Liberation Serif"/>
            <w:b/>
            <w:bCs/>
            <w:i w:val="false"/>
            <w:iCs w:val="false"/>
            <w:strike w:val="false"/>
            <w:dstrike w:val="false"/>
            <w:outline w:val="false"/>
            <w:shadow w:val="false"/>
            <w:color w:val="000000"/>
            <w:spacing w:val="-2"/>
            <w:sz w:val="28"/>
            <w:szCs w:val="28"/>
            <w:u w:val="none"/>
            <w:lang w:val="uk-UA"/>
          </w:rPr>
        </w:r>
      </w:del>
    </w:p>
    <w:tbl>
      <w:tblPr>
        <w:tblW w:w="9971" w:type="dxa"/>
        <w:jc w:val="left"/>
        <w:tblInd w:w="-1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71"/>
      </w:tblGrid>
      <w:tr>
        <w:trPr>
          <w:del w:id="3459" w:author="&lt;анонимный&gt;" w:date="2025-10-22T14:53:12Z"/>
        </w:trPr>
        <w:tc>
          <w:tcPr>
            <w:tcW w:w="9971" w:type="dxa"/>
            <w:tcBorders/>
          </w:tcPr>
          <w:p>
            <w:pPr>
              <w:pStyle w:val="BodyText"/>
              <w:keepNext w:val="true"/>
              <w:rPr>
                <w:lang w:val="uk-UA"/>
              </w:rPr>
            </w:pPr>
            <w:del w:id="3460" w:author="&lt;анонимный&gt;" w:date="2025-10-22T14:53:12Z">
              <w:r>
                <w:rPr>
                  <w:lang w:val="uk-UA"/>
                </w:rPr>
                <w:delText>‍</w:delText>
              </w:r>
            </w:del>
          </w:p>
        </w:tc>
      </w:tr>
      <w:tr>
        <w:trPr>
          <w:del w:id="3461" w:author="&lt;анонимный&gt;" w:date="2025-10-22T14:53:12Z"/>
        </w:trPr>
        <w:tc>
          <w:tcPr>
            <w:tcW w:w="9971" w:type="dxa"/>
            <w:tcBorders/>
          </w:tcPr>
          <w:p>
            <w:pPr>
              <w:pStyle w:val="Style16"/>
              <w:keepNext w:val="true"/>
              <w:widowControl w:val="false"/>
              <w:suppressLineNumbers/>
              <w:rPr/>
            </w:pPr>
            <w:del w:id="3462" w:author="&lt;анонимный&gt;" w:date="2025-10-22T14:53:12Z">
              <w:r>
                <w:rPr/>
                <w:delText>‍</w:delText>
              </w:r>
            </w:del>
          </w:p>
        </w:tc>
      </w:tr>
      <w:tr>
        <w:trPr>
          <w:del w:id="3463" w:author="&lt;анонимный&gt;" w:date="2025-10-22T14:53:12Z"/>
          <w:trHeight w:val="322" w:hRule="atLeast"/>
        </w:trPr>
        <w:tc>
          <w:tcPr>
            <w:tcW w:w="9971" w:type="dxa"/>
            <w:tcBorders/>
          </w:tcPr>
          <w:p>
            <w:pPr>
              <w:pStyle w:val="Style16"/>
              <w:keepNext w:val="true"/>
              <w:widowControl w:val="false"/>
              <w:suppressLineNumbers/>
              <w:rPr/>
            </w:pPr>
            <w:del w:id="3464" w:author="&lt;анонимный&gt;" w:date="2025-10-22T14:53:12Z">
              <w:r>
                <w:rPr/>
                <w:delText>‍</w:delText>
              </w:r>
            </w:del>
          </w:p>
        </w:tc>
      </w:tr>
      <w:tr>
        <w:trPr>
          <w:del w:id="3465" w:author="&lt;анонимный&gt;" w:date="2025-10-22T14:53:12Z"/>
        </w:trPr>
        <w:tc>
          <w:tcPr>
            <w:tcW w:w="9971" w:type="dxa"/>
            <w:tcBorders/>
          </w:tcPr>
          <w:p>
            <w:pPr>
              <w:pStyle w:val="Style16"/>
              <w:keepNext w:val="true"/>
              <w:widowControl w:val="false"/>
              <w:suppressLineNumbers/>
              <w:rPr/>
            </w:pPr>
            <w:del w:id="3466" w:author="&lt;анонимный&gt;" w:date="2025-10-22T14:53:12Z">
              <w:r>
                <w:rPr/>
                <w:delText>‍</w:delText>
              </w:r>
            </w:del>
          </w:p>
        </w:tc>
      </w:tr>
      <w:tr>
        <w:trPr>
          <w:del w:id="3467" w:author="&lt;анонимный&gt;" w:date="2025-10-22T14:53:12Z"/>
        </w:trPr>
        <w:tc>
          <w:tcPr>
            <w:tcW w:w="9971" w:type="dxa"/>
            <w:tcBorders/>
          </w:tcPr>
          <w:p>
            <w:pPr>
              <w:pStyle w:val="Style16"/>
              <w:rPr/>
            </w:pPr>
            <w:del w:id="3468" w:author="&lt;анонимный&gt;" w:date="2025-10-22T14:53:12Z">
              <w:r>
                <w:rPr/>
                <w:delText>‍</w:delText>
              </w:r>
            </w:del>
          </w:p>
        </w:tc>
      </w:tr>
    </w:tbl>
    <w:p>
      <w:pPr>
        <w:sectPr>
          <w:headerReference w:type="default" r:id="rId39"/>
          <w:headerReference w:type="first" r:id="rId40"/>
          <w:type w:val="nextPage"/>
          <w:pgSz w:w="11906" w:h="16838"/>
          <w:pgMar w:left="1700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sectPr>
          <w:headerReference w:type="default" r:id="rId41"/>
          <w:headerReference w:type="first" r:id="rId42"/>
          <w:type w:val="nextPage"/>
          <w:pgSz w:w="11906" w:h="16838"/>
          <w:pgMar w:left="1700" w:right="425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  <w:del w:id="3470" w:author="&lt;анонимный&gt;" w:date="2025-10-22T14:53:12Z"/>
        </w:rPr>
      </w:pPr>
      <w:del w:id="3469" w:author="&lt;анонимный&gt;" w:date="2025-10-22T14:53:12Z">
        <w:r>
          <w:rPr>
            <w:lang w:val="uk-UA"/>
          </w:rPr>
          <w:delText>Таблиця 6 Порівняння Логарифмічних Алгоритмів Сортування (N=9)</w:delText>
        </w:r>
      </w:del>
      <w:r>
        <w:br w:type="page"/>
      </w:r>
    </w:p>
    <w:tbl>
      <w:tblPr>
        <w:tblW w:w="10377" w:type="dxa"/>
        <w:jc w:val="left"/>
        <w:tblInd w:w="-54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42"/>
        <w:gridCol w:w="3014"/>
        <w:gridCol w:w="2770"/>
        <w:gridCol w:w="2450"/>
      </w:tblGrid>
      <w:tr>
        <w:trPr/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pageBreakBefore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ins w:id="3472" w:author="&lt;анонимный&gt;" w:date="2025-10-22T17:33:53Z"/>
              </w:rPr>
            </w:pPr>
            <w:del w:id="3471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Назва алгоритму</w:delText>
              </w:r>
            </w:del>
          </w:p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ins w:id="3474" w:author="&lt;анонимный&gt;" w:date="2025-10-22T17:33:53Z"/>
              </w:rPr>
            </w:pPr>
            <w:ins w:id="3473" w:author="&lt;анонимный&gt;" w:date="2025-10-22T17:33:53Z">
              <w:r>
                <w:rPr/>
              </w:r>
            </w:ins>
          </w:p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ins w:id="3476" w:author="&lt;анонимный&gt;" w:date="2025-10-22T17:33:53Z"/>
              </w:rPr>
            </w:pPr>
            <w:ins w:id="3475" w:author="&lt;анонимный&gt;" w:date="2025-10-22T17:33:53Z">
              <w:r>
                <w:rPr/>
              </w:r>
            </w:ins>
          </w:p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ins w:id="3477" w:author="&lt;анонимный&gt;" w:date="2025-10-22T17:33:53Z">
              <w:r>
                <w:rPr/>
                <w:t xml:space="preserve">                                                       </w:t>
              </w:r>
            </w:ins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78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Реалізація</w:delText>
              </w:r>
            </w:del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/>
            </w:pPr>
            <w:del w:id="3479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Теоретичні відомості </w:delText>
              </w:r>
            </w:del>
            <w:del w:id="3480" w:author="&lt;анонимный&gt;" w:date="2025-10-22T14:53:12Z">
              <w:r>
                <w:rPr/>
                <w:delText>Порівняння</w:delText>
              </w:r>
            </w:del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del w:id="3482" w:author="&lt;анонимный&gt;" w:date="2025-10-22T14:53:12Z"/>
              </w:rPr>
            </w:pPr>
            <w:del w:id="3481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Результати експерименту (N=9)</w:delText>
              </w:r>
            </w:del>
          </w:p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83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Присвоювання</w:delText>
              </w:r>
            </w:del>
          </w:p>
        </w:tc>
      </w:tr>
      <w:tr>
        <w:trPr>
          <w:del w:id="3484" w:author="&lt;анонимный&gt;" w:date="2025-10-22T14:53:12Z"/>
        </w:trPr>
        <w:tc>
          <w:tcPr>
            <w:tcW w:w="21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85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Quicksort</w:delText>
              </w:r>
            </w:del>
          </w:p>
        </w:tc>
        <w:tc>
          <w:tcPr>
            <w:tcW w:w="30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86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Рекурсивна (Лістинг 3)</w:delText>
              </w:r>
            </w:del>
          </w:p>
        </w:tc>
        <w:tc>
          <w:tcPr>
            <w:tcW w:w="27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87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O(N log N) </w:delText>
              </w:r>
            </w:del>
            <w:del w:id="3488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(Avg)</w:delText>
              </w:r>
            </w:del>
          </w:p>
        </w:tc>
        <w:tc>
          <w:tcPr>
            <w:tcW w:w="24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89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O(N log N) </w:delText>
              </w:r>
            </w:del>
            <w:del w:id="3490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(Avg.)</w:delText>
              </w:r>
            </w:del>
          </w:p>
        </w:tc>
      </w:tr>
      <w:tr>
        <w:trPr>
          <w:del w:id="3491" w:author="&lt;анонимный&gt;" w:date="2025-10-22T14:53:12Z"/>
        </w:trPr>
        <w:tc>
          <w:tcPr>
            <w:tcW w:w="21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92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Merge Sort</w:delText>
              </w:r>
            </w:del>
          </w:p>
        </w:tc>
        <w:tc>
          <w:tcPr>
            <w:tcW w:w="30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93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Рекурсивна (Лістинг 2)</w:delText>
              </w:r>
            </w:del>
          </w:p>
        </w:tc>
        <w:tc>
          <w:tcPr>
            <w:tcW w:w="27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94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O(N log N) </w:delText>
              </w:r>
            </w:del>
            <w:del w:id="3495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(Worst)</w:delText>
              </w:r>
            </w:del>
          </w:p>
        </w:tc>
        <w:tc>
          <w:tcPr>
            <w:tcW w:w="24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96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O(N) </w:delText>
              </w:r>
            </w:del>
            <w:del w:id="3497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(Worst)</w:delText>
              </w:r>
            </w:del>
          </w:p>
        </w:tc>
      </w:tr>
      <w:tr>
        <w:trPr>
          <w:del w:id="3498" w:author="&lt;анонимный&gt;" w:date="2025-10-22T14:53:12Z"/>
        </w:trPr>
        <w:tc>
          <w:tcPr>
            <w:tcW w:w="21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499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Merge Sort</w:delText>
              </w:r>
            </w:del>
          </w:p>
        </w:tc>
        <w:tc>
          <w:tcPr>
            <w:tcW w:w="30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500" w:author="&lt;анонимный&gt;" w:date="2025-10-22T14:53:12Z">
              <w:r>
                <w:rPr>
                  <w:rFonts w:ascii="Liberation Serif" w:hAnsi="Liberation Serif"/>
                  <w:b w:val="false"/>
                  <w:bCs w:val="false"/>
                  <w:i w:val="false"/>
                  <w:iCs w:val="false"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Ітеративна (Лістинг 1)</w:delText>
              </w:r>
            </w:del>
          </w:p>
        </w:tc>
        <w:tc>
          <w:tcPr>
            <w:tcW w:w="27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501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>O(N log N)</w:delText>
              </w:r>
            </w:del>
            <w:del w:id="3502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(Worst)</w:delText>
              </w:r>
            </w:del>
          </w:p>
        </w:tc>
        <w:tc>
          <w:tcPr>
            <w:tcW w:w="24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del w:id="3503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</w:rPr>
                <w:delText xml:space="preserve">O(N) </w:delText>
              </w:r>
            </w:del>
            <w:del w:id="3504" w:author="&lt;анонимный&gt;" w:date="2025-10-22T14:53:12Z">
              <w:r>
                <w:rPr>
                  <w:b w:val="false"/>
                  <w:bCs w:val="false"/>
                  <w:i/>
                  <w:iCs/>
                  <w:strike w:val="false"/>
                  <w:dstrike w:val="false"/>
                  <w:outline w:val="false"/>
                  <w:shadow w:val="false"/>
                  <w:color w:val="000000"/>
                  <w:sz w:val="24"/>
                  <w:szCs w:val="24"/>
                  <w:u w:val="none"/>
                  <w:vertAlign w:val="subscript"/>
                </w:rPr>
                <w:delText>(Worst)</w:delText>
              </w:r>
            </w:del>
          </w:p>
        </w:tc>
      </w:tr>
    </w:tbl>
    <w:p>
      <w:pPr>
        <w:sectPr>
          <w:headerReference w:type="default" r:id="rId43"/>
          <w:headerReference w:type="first" r:id="rId44"/>
          <w:type w:val="nextPage"/>
          <w:pgSz w:w="11906" w:h="16838"/>
          <w:pgMar w:left="1700" w:right="425" w:gutter="0" w:header="0" w:top="14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suppressAutoHyphens w:val="true"/>
        <w:bidi w:val="0"/>
        <w:spacing w:lineRule="auto" w:line="276" w:before="321" w:after="0"/>
        <w:ind w:hanging="0" w:left="131" w:right="0"/>
        <w:jc w:val="both"/>
        <w:rPr/>
      </w:pPr>
      <w:r>
        <w:rPr>
          <w:rFonts w:ascii="Liberation Serif" w:hAnsi="Liberation Serif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Висновок: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06" w:author="&lt;анонимный&gt;" w:date="2025-10-22T15:59:56Z"/>
        </w:rPr>
      </w:pPr>
      <w:del w:id="3505" w:author="&lt;анонимный&gt;" w:date="2025-10-22T15:59:56Z">
        <w:r>
          <w:rPr>
            <w:sz w:val="28"/>
            <w:szCs w:val="28"/>
            <w:lang w:val="uk-UA"/>
          </w:rPr>
          <w:delText>На основі теоретичного аналізу та емпіричних трасувань (для N=7 і N=9), доведено, що логарифмічні алгоритми сортування (O(NlogN)) мають різні компроміси, що впливають на їх практичну придатність.</w:delText>
        </w:r>
      </w:del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15" w:author="&lt;анонимный&gt;" w:date="2025-10-22T15:59:56Z"/>
        </w:rPr>
      </w:pPr>
      <w:del w:id="3507" w:author="&lt;анонимный&gt;" w:date="2025-10-22T15:59:56Z">
        <w:r>
          <w:rPr>
            <w:b/>
            <w:sz w:val="28"/>
            <w:szCs w:val="28"/>
          </w:rPr>
          <w:delText>Merge Sort (Сортування злиттям):</w:delText>
        </w:r>
      </w:del>
      <w:del w:id="3508" w:author="&lt;анонимный&gt;" w:date="2025-10-22T15:59:56Z">
        <w:r>
          <w:rPr>
            <w:sz w:val="28"/>
            <w:szCs w:val="28"/>
          </w:rPr>
          <w:delText xml:space="preserve"> Це найбільш </w:delText>
        </w:r>
      </w:del>
      <w:del w:id="3509" w:author="&lt;анонимный&gt;" w:date="2025-10-22T15:59:56Z">
        <w:r>
          <w:rPr>
            <w:b/>
            <w:sz w:val="28"/>
            <w:szCs w:val="28"/>
          </w:rPr>
          <w:delText>надійний</w:delText>
        </w:r>
      </w:del>
      <w:del w:id="3510" w:author="&lt;анонимный&gt;" w:date="2025-10-22T15:59:56Z">
        <w:r>
          <w:rPr>
            <w:sz w:val="28"/>
            <w:szCs w:val="28"/>
          </w:rPr>
          <w:delText xml:space="preserve"> та </w:delText>
        </w:r>
      </w:del>
      <w:del w:id="3511" w:author="&lt;анонимный&gt;" w:date="2025-10-22T15:59:56Z">
        <w:r>
          <w:rPr>
            <w:b/>
            <w:sz w:val="28"/>
            <w:szCs w:val="28"/>
          </w:rPr>
          <w:delText>стійкий</w:delText>
        </w:r>
      </w:del>
      <w:del w:id="3512" w:author="&lt;анонимный&gt;" w:date="2025-10-22T15:59:56Z">
        <w:r>
          <w:rPr>
            <w:sz w:val="28"/>
            <w:szCs w:val="28"/>
          </w:rPr>
          <w:delText xml:space="preserve"> алгоритм, оскільки його часова складність гарантовано становить O(N log N) у найгіршому випадку. Головний недолік — висока </w:delText>
        </w:r>
      </w:del>
      <w:del w:id="3513" w:author="&lt;анонимный&gt;" w:date="2025-10-22T15:59:56Z">
        <w:r>
          <w:rPr>
            <w:b/>
            <w:sz w:val="28"/>
            <w:szCs w:val="28"/>
          </w:rPr>
          <w:delText>просторова складність</w:delText>
        </w:r>
      </w:del>
      <w:del w:id="3514" w:author="&lt;анонимный&gt;" w:date="2025-10-22T15:59:56Z">
        <w:r>
          <w:rPr>
            <w:sz w:val="28"/>
            <w:szCs w:val="28"/>
          </w:rPr>
          <w:delText xml:space="preserve"> O(N), яка вимагає додаткового масиву для злиття.</w:delText>
        </w:r>
      </w:del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24" w:author="&lt;анонимный&gt;" w:date="2025-10-22T15:59:56Z"/>
        </w:rPr>
      </w:pPr>
      <w:del w:id="3516" w:author="&lt;анонимный&gt;" w:date="2025-10-22T15:59:56Z">
        <w:r>
          <w:rPr>
            <w:b/>
            <w:sz w:val="28"/>
            <w:szCs w:val="28"/>
          </w:rPr>
          <w:delText>Quicksort (Швидке сортування):</w:delText>
        </w:r>
      </w:del>
      <w:del w:id="3517" w:author="&lt;анонимный&gt;" w:date="2025-10-22T15:59:56Z">
        <w:r>
          <w:rPr>
            <w:sz w:val="28"/>
            <w:szCs w:val="28"/>
          </w:rPr>
          <w:delText xml:space="preserve"> Хоча в середньому він є найшвидшим, він несе значний ризик: його складність у найгіршому випадку зростає до </w:delText>
        </w:r>
      </w:del>
      <w:del w:id="3518" w:author="&lt;анонимный&gt;" w:date="2025-10-22T15:59:56Z">
        <w:r>
          <w:rPr>
            <w:b/>
            <w:sz w:val="28"/>
            <w:szCs w:val="28"/>
          </w:rPr>
          <w:delText>O(N</w:delText>
        </w:r>
      </w:del>
      <w:del w:id="3519" w:author="&lt;анонимный&gt;" w:date="2025-10-22T15:59:56Z">
        <w:r>
          <w:rPr>
            <w:b/>
            <w:sz w:val="28"/>
            <w:szCs w:val="28"/>
            <w:vertAlign w:val="superscript"/>
          </w:rPr>
          <w:delText>2</w:delText>
        </w:r>
      </w:del>
      <w:del w:id="3520" w:author="&lt;анонимный&gt;" w:date="2025-10-22T15:59:56Z">
        <w:r>
          <w:rPr>
            <w:b/>
            <w:sz w:val="28"/>
            <w:szCs w:val="28"/>
          </w:rPr>
          <w:delText>)</w:delText>
        </w:r>
      </w:del>
      <w:del w:id="3521" w:author="&lt;анонимный&gt;" w:date="2025-10-22T15:59:56Z">
        <w:r>
          <w:rPr>
            <w:sz w:val="28"/>
            <w:szCs w:val="28"/>
          </w:rPr>
          <w:delText xml:space="preserve">. Крім того, він </w:delText>
        </w:r>
      </w:del>
      <w:del w:id="3522" w:author="&lt;анонимный&gt;" w:date="2025-10-22T15:59:56Z">
        <w:r>
          <w:rPr>
            <w:b/>
            <w:sz w:val="28"/>
            <w:szCs w:val="28"/>
          </w:rPr>
          <w:delText>нестійкий</w:delText>
        </w:r>
      </w:del>
      <w:del w:id="3523" w:author="&lt;анонимный&gt;" w:date="2025-10-22T15:59:56Z">
        <w:r>
          <w:rPr>
            <w:sz w:val="28"/>
            <w:szCs w:val="28"/>
          </w:rPr>
          <w:delText>.</w:delText>
        </w:r>
      </w:del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3526" w:author="&lt;анонимный&gt;" w:date="2025-10-22T15:59:56Z"/>
        </w:rPr>
      </w:pPr>
      <w:del w:id="3525" w:author="&lt;анонимный&gt;" w:date="2025-10-22T15:59:56Z">
        <w:r>
          <w:rPr>
            <w:sz w:val="28"/>
            <w:szCs w:val="28"/>
          </w:rPr>
          <w:delText>Емпіричні результати (N=7 та N=9)</w:delText>
        </w:r>
      </w:del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3528" w:author="&lt;анонимный&gt;" w:date="2025-10-22T15:59:56Z"/>
        </w:rPr>
      </w:pPr>
      <w:del w:id="3527" w:author="&lt;анонимный&gt;" w:date="2025-10-22T15:59:56Z">
        <w:r>
          <w:rPr>
            <w:sz w:val="28"/>
            <w:szCs w:val="28"/>
          </w:rPr>
          <w:delText>Емпіричні дані, отримані з Ваших трасувань, підтверджують теоретичні особливості: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35" w:author="&lt;анонимный&gt;" w:date="2025-10-22T15:59:56Z"/>
        </w:rPr>
      </w:pPr>
      <w:del w:id="3529" w:author="&lt;анонимный&gt;" w:date="2025-10-22T15:59:56Z">
        <w:r>
          <w:rPr>
            <w:b/>
            <w:sz w:val="28"/>
            <w:szCs w:val="28"/>
          </w:rPr>
          <w:delText>Чутливість Quicksort:</w:delText>
        </w:r>
      </w:del>
      <w:del w:id="3530" w:author="&lt;анонимный&gt;" w:date="2025-10-22T15:59:56Z">
        <w:r>
          <w:rPr>
            <w:sz w:val="28"/>
            <w:szCs w:val="28"/>
          </w:rPr>
          <w:delText xml:space="preserve"> Ваша реалізація QuickSort (зі статичним опорним елементом) продемонструвала чутливість до вхідних даних, вимагаючи </w:delText>
        </w:r>
      </w:del>
      <w:del w:id="3531" w:author="&lt;анонимный&gt;" w:date="2025-10-22T15:59:56Z">
        <w:r>
          <w:rPr>
            <w:b/>
            <w:sz w:val="28"/>
            <w:szCs w:val="28"/>
          </w:rPr>
          <w:delText>35 порівнянь</w:delText>
        </w:r>
      </w:del>
      <w:del w:id="3532" w:author="&lt;анонимный&gt;" w:date="2025-10-22T15:59:56Z">
        <w:r>
          <w:rPr>
            <w:sz w:val="28"/>
            <w:szCs w:val="28"/>
          </w:rPr>
          <w:delText xml:space="preserve"> для N=7 і </w:delText>
        </w:r>
      </w:del>
      <w:del w:id="3533" w:author="&lt;анонимный&gt;" w:date="2025-10-22T15:59:56Z">
        <w:r>
          <w:rPr>
            <w:b/>
            <w:sz w:val="28"/>
            <w:szCs w:val="28"/>
          </w:rPr>
          <w:delText>58 порівнянь</w:delText>
        </w:r>
      </w:del>
      <w:del w:id="3534" w:author="&lt;анонимный&gt;" w:date="2025-10-22T15:59:56Z">
        <w:r>
          <w:rPr>
            <w:sz w:val="28"/>
            <w:szCs w:val="28"/>
          </w:rPr>
          <w:delText xml:space="preserve"> для N=9. Це підтверджує, що вибір опорного елемента призводить до нерівномірного розбиття.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38" w:author="&lt;анонимный&gt;" w:date="2025-10-22T15:59:56Z"/>
        </w:rPr>
      </w:pPr>
      <w:del w:id="3536" w:author="&lt;анонимный&gt;" w:date="2025-10-22T15:59:56Z">
        <w:r>
          <w:rPr>
            <w:b/>
            <w:sz w:val="28"/>
            <w:szCs w:val="28"/>
          </w:rPr>
          <w:delText>Стабільність Merge Sort:</w:delText>
        </w:r>
      </w:del>
      <w:del w:id="3537" w:author="&lt;анонимный&gt;" w:date="2025-10-22T15:59:56Z">
        <w:r>
          <w:rPr>
            <w:sz w:val="28"/>
            <w:szCs w:val="28"/>
          </w:rPr>
          <w:delText xml:space="preserve"> Рекурсивний Merge Sort проявив найбільшу стабільність та економність за основними операціями (14 порівнянь для N=7 та 119 присвоювань для N=9), підтверджуючи його надійність.</w:delText>
        </w:r>
      </w:del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43" w:author="&lt;анонимный&gt;" w:date="2025-10-22T15:59:56Z"/>
        </w:rPr>
      </w:pPr>
      <w:del w:id="3539" w:author="&lt;анонимный&gt;" w:date="2025-10-22T15:59:56Z">
        <w:r>
          <w:rPr>
            <w:b/>
            <w:sz w:val="28"/>
            <w:szCs w:val="28"/>
          </w:rPr>
          <w:delText>Вартість Ітеративного Merge Sort:</w:delText>
        </w:r>
      </w:del>
      <w:del w:id="3540" w:author="&lt;анонимный&gt;" w:date="2025-10-22T15:59:56Z">
        <w:r>
          <w:rPr>
            <w:sz w:val="28"/>
            <w:szCs w:val="28"/>
          </w:rPr>
          <w:delText xml:space="preserve"> Ітеративний Merge Sort показав </w:delText>
        </w:r>
      </w:del>
      <w:del w:id="3541" w:author="&lt;анонимный&gt;" w:date="2025-10-22T15:59:56Z">
        <w:r>
          <w:rPr>
            <w:b/>
            <w:sz w:val="28"/>
            <w:szCs w:val="28"/>
          </w:rPr>
          <w:delText>найвищу кількість присвоювань (206 для N=9)</w:delText>
        </w:r>
      </w:del>
      <w:del w:id="3542" w:author="&lt;анонимный&gt;" w:date="2025-10-22T15:59:56Z">
        <w:r>
          <w:rPr>
            <w:sz w:val="28"/>
            <w:szCs w:val="28"/>
          </w:rPr>
          <w:delText>, що є прямим наслідком постійного копіювання елементів у допоміжні структури, необхідного для його функціонування.</w:delText>
        </w:r>
      </w:del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sz w:val="28"/>
          <w:szCs w:val="28"/>
          <w:del w:id="3545" w:author="&lt;анонимный&gt;" w:date="2025-10-22T15:59:56Z"/>
        </w:rPr>
      </w:pPr>
      <w:del w:id="3544" w:author="&lt;анонимный&gt;" w:date="2025-10-22T15:59:56Z">
        <w:r>
          <w:rPr>
            <w:sz w:val="28"/>
            <w:szCs w:val="28"/>
          </w:rPr>
          <w:delText>Фінальний підсумок</w:delText>
        </w:r>
      </w:del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del w:id="3550" w:author="&lt;анонимный&gt;" w:date="2025-10-22T15:59:56Z"/>
        </w:rPr>
      </w:pPr>
      <w:del w:id="3546" w:author="&lt;анонимный&gt;" w:date="2025-10-22T15:59:56Z">
        <w:r>
          <w:rPr>
            <w:b/>
            <w:sz w:val="28"/>
            <w:szCs w:val="28"/>
          </w:rPr>
          <w:delText>Надійність:</w:delText>
        </w:r>
      </w:del>
      <w:del w:id="3547" w:author="&lt;анонимный&gt;" w:date="2025-10-22T15:59:56Z">
        <w:r>
          <w:rPr>
            <w:sz w:val="28"/>
            <w:szCs w:val="28"/>
          </w:rPr>
          <w:delText xml:space="preserve"> </w:delText>
        </w:r>
      </w:del>
      <w:del w:id="3548" w:author="&lt;анонимный&gt;" w:date="2025-10-22T15:59:56Z">
        <w:r>
          <w:rPr>
            <w:b/>
            <w:sz w:val="28"/>
            <w:szCs w:val="28"/>
          </w:rPr>
          <w:delText>Merge Sort</w:delText>
        </w:r>
      </w:del>
      <w:del w:id="3549" w:author="&lt;анонимный&gt;" w:date="2025-10-22T15:59:56Z">
        <w:r>
          <w:rPr>
            <w:sz w:val="28"/>
            <w:szCs w:val="28"/>
          </w:rPr>
          <w:delText xml:space="preserve"> є кращим вибором для систем, де потрібна гарантована продуктивність (O(NlogN)) та стабільність сортування (наприклад, у критичних додатках).</w:delText>
        </w:r>
      </w:del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sz w:val="28"/>
          <w:szCs w:val="28"/>
          <w:ins w:id="3558" w:author="&lt;анонимный&gt;" w:date="2025-10-22T15:59:56Z"/>
        </w:rPr>
      </w:pPr>
      <w:del w:id="3551" w:author="&lt;анонимный&gt;" w:date="2025-10-22T15:59:56Z">
        <w:r>
          <w:rPr>
            <w:b/>
            <w:sz w:val="28"/>
            <w:szCs w:val="28"/>
          </w:rPr>
          <w:delText>Швидкість:</w:delText>
        </w:r>
      </w:del>
      <w:del w:id="3552" w:author="&lt;анонимный&gt;" w:date="2025-10-22T15:59:56Z">
        <w:r>
          <w:rPr>
            <w:sz w:val="28"/>
            <w:szCs w:val="28"/>
          </w:rPr>
          <w:delText xml:space="preserve"> </w:delText>
        </w:r>
      </w:del>
      <w:del w:id="3553" w:author="&lt;анонимный&gt;" w:date="2025-10-22T15:59:56Z">
        <w:r>
          <w:rPr>
            <w:b/>
            <w:sz w:val="28"/>
            <w:szCs w:val="28"/>
          </w:rPr>
          <w:delText>Quicksort</w:delText>
        </w:r>
      </w:del>
      <w:del w:id="3554" w:author="&lt;анонимный&gt;" w:date="2025-10-22T15:59:56Z">
        <w:r>
          <w:rPr>
            <w:sz w:val="28"/>
            <w:szCs w:val="28"/>
          </w:rPr>
          <w:delText xml:space="preserve"> залишається оптимальним для загальних застосувань, де середня швидкість важливіша за гарантовану, за умови, що ризик O(N</w:delText>
        </w:r>
      </w:del>
      <w:del w:id="3555" w:author="&lt;анонимный&gt;" w:date="2025-10-22T15:59:56Z">
        <w:r>
          <w:rPr>
            <w:sz w:val="28"/>
            <w:szCs w:val="28"/>
            <w:vertAlign w:val="superscript"/>
          </w:rPr>
          <w:delText>2</w:delText>
        </w:r>
      </w:del>
      <w:del w:id="3556" w:author="&lt;анонимный&gt;" w:date="2025-10-22T15:59:56Z">
        <w:r>
          <w:rPr>
            <w:sz w:val="28"/>
            <w:szCs w:val="28"/>
          </w:rPr>
          <w:delText>) мінімізується за допомогою більш складних стратегій вибору опорного елемента (наприклад, "медіана трьох").</w:delText>
        </w:r>
      </w:del>
      <w:ins w:id="3557" w:author="&lt;анонимный&gt;" w:date="2025-10-22T15:59:56Z">
        <w:r>
          <w:rPr>
            <w:b w:val="false"/>
            <w:bCs w:val="false"/>
            <w:sz w:val="28"/>
            <w:szCs w:val="28"/>
          </w:rPr>
          <w:t>На основі теоретичного аналізу та емпіричних трасувань для масиву N=9 (включно з результатами Heap Sort), доведено, що логарифмічні алгоритми сортування (O(N log N)) демонструють чіткі компроміси між швидкістю, надійністю та витратами пам'яті, що впливають на їх практичну придатність.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3560" w:author="&lt;анонимный&gt;" w:date="2025-10-22T15:59:56Z"/>
        </w:rPr>
      </w:pPr>
      <w:ins w:id="3559" w:author="&lt;анонимный&gt;" w:date="2025-10-22T15:59:56Z">
        <w:r>
          <w:rPr>
            <w:b w:val="false"/>
            <w:bCs w:val="false"/>
          </w:rPr>
          <w:t>1. Компроміс між Швидкістю та Надійністю</w:t>
        </w:r>
      </w:ins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62" w:author="&lt;анонимный&gt;" w:date="2025-10-22T15:59:56Z"/>
        </w:rPr>
      </w:pPr>
      <w:ins w:id="3561" w:author="&lt;анонимный&gt;" w:date="2025-10-22T15:59:56Z">
        <w:r>
          <w:rPr>
            <w:b w:val="false"/>
            <w:bCs w:val="false"/>
          </w:rPr>
          <w:t>Надійність (Merge Sort): Алгоритм Merge Sort підтвердив свою теоретичну стійкість, маючи гарантовану часову складність O(N log N) у найгіршому випадку. Емпіричні дані показують його стабільність, проте він є найбільш витратним за пам'яттю через необхідність допоміжного масиву, що особливо помітно в Ітеративному Merge Sort з його найвищою кількістю присвоювань (206 для N=9).</w:t>
        </w:r>
      </w:ins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66" w:author="&lt;анонимный&gt;" w:date="2025-10-22T15:59:56Z"/>
        </w:rPr>
      </w:pPr>
      <w:ins w:id="3563" w:author="&lt;анонимный&gt;" w:date="2025-10-22T15:59:56Z">
        <w:r>
          <w:rPr>
            <w:b w:val="false"/>
            <w:bCs w:val="false"/>
          </w:rPr>
          <w:t>Ризик (QuickSort): QuickSort підтвердив свою чутливість до вхідних даних (особливо зі статичним опорним елементом). Хоча в середньому він швидкий, ризик зростання складності до O(N</w:t>
        </w:r>
      </w:ins>
      <w:ins w:id="3564" w:author="&lt;анонимный&gt;" w:date="2025-10-22T15:59:56Z">
        <w:r>
          <w:rPr>
            <w:b w:val="false"/>
            <w:bCs w:val="false"/>
            <w:vertAlign w:val="superscript"/>
          </w:rPr>
          <w:t>2</w:t>
        </w:r>
      </w:ins>
      <w:ins w:id="3565" w:author="&lt;анонимный&gt;" w:date="2025-10-22T15:59:56Z">
        <w:r>
          <w:rPr>
            <w:b w:val="false"/>
            <w:bCs w:val="false"/>
          </w:rPr>
          <w:t>) (через нерівномірне розбиття) робить його менш надійним для критичних додатків без застосування складніших стратегій вибору опорного елемента ("медіана трьох").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3568" w:author="&lt;анонимный&gt;" w:date="2025-10-22T15:59:56Z"/>
        </w:rPr>
      </w:pPr>
      <w:ins w:id="3567" w:author="&lt;анонимный&gt;" w:date="2025-10-22T15:59:56Z">
        <w:r>
          <w:rPr>
            <w:b w:val="false"/>
            <w:bCs w:val="false"/>
          </w:rPr>
          <w:t>2. Позиція Heap Sort</w:t>
        </w:r>
      </w:ins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70" w:author="&lt;анонимный&gt;" w:date="2025-10-22T15:59:56Z"/>
        </w:rPr>
      </w:pPr>
      <w:ins w:id="3569" w:author="&lt;анонимный&gt;" w:date="2025-10-22T15:59:56Z">
        <w:r>
          <w:rPr>
            <w:b w:val="false"/>
            <w:bCs w:val="false"/>
          </w:rPr>
          <w:t>Heap Sort демонструє хороший баланс між швидкістю та ресурсами, маючи гарантовану складність O(N log N) та ефективне використання пам'яті (O(1) додаткової пам'яті).</w:t>
        </w:r>
      </w:ins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72" w:author="&lt;анонимный&gt;" w:date="2025-10-22T15:59:56Z"/>
        </w:rPr>
      </w:pPr>
      <w:ins w:id="3571" w:author="&lt;анонимный&gt;" w:date="2025-10-22T15:59:56Z">
        <w:r>
          <w:rPr>
            <w:b w:val="false"/>
            <w:bCs w:val="false"/>
          </w:rPr>
          <w:t>Емпіричні дані підтверджують його ефективність за порівняннями (45 для N=9) та високу економію обмінів (18 для N=9), що робить його чудовим вибором для систем із обмеженою пам'яттю, де потрібна гарантована продуктивність без додаткових витрат.</w:t>
        </w:r>
      </w:ins>
    </w:p>
    <w:p>
      <w:pPr>
        <w:pStyle w:val="Heading3"/>
        <w:spacing w:lineRule="auto" w:line="240" w:before="0" w:after="140"/>
        <w:ind w:hanging="0" w:left="0" w:right="0"/>
        <w:rPr>
          <w:rFonts w:ascii="Times New Roman" w:hAnsi="Times New Roman"/>
          <w:b w:val="false"/>
          <w:bCs w:val="false"/>
          <w:ins w:id="3574" w:author="&lt;анонимный&gt;" w:date="2025-10-22T15:59:56Z"/>
        </w:rPr>
      </w:pPr>
      <w:ins w:id="3573" w:author="&lt;анонимный&gt;" w:date="2025-10-22T15:59:56Z">
        <w:r>
          <w:rPr>
            <w:b w:val="false"/>
            <w:bCs w:val="false"/>
          </w:rPr>
          <w:t>3. Фінальний Підсумок</w:t>
        </w:r>
      </w:ins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76" w:author="&lt;анонимный&gt;" w:date="2025-10-22T15:59:56Z"/>
        </w:rPr>
      </w:pPr>
      <w:ins w:id="3575" w:author="&lt;анонимный&gt;" w:date="2025-10-22T15:59:56Z">
        <w:r>
          <w:rPr>
            <w:b w:val="false"/>
            <w:bCs w:val="false"/>
          </w:rPr>
          <w:t>Критичні системи: Merge Sort є кращим вибором, коли потрібна гарантована продуктивність (O(N log N)) і стабільність сортування.</w:t>
        </w:r>
      </w:ins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80" w:author="&lt;анонимный&gt;" w:date="2025-10-22T15:59:56Z"/>
        </w:rPr>
      </w:pPr>
      <w:ins w:id="3577" w:author="&lt;анонимный&gt;" w:date="2025-10-22T15:59:56Z">
        <w:r>
          <w:rPr>
            <w:b w:val="false"/>
            <w:bCs w:val="false"/>
          </w:rPr>
          <w:t>Загальне застосування: QuickSort залишається оптимальним для загальних задач, де середня швидкість важливіша, але слід мінімізувати ризик O(N</w:t>
        </w:r>
      </w:ins>
      <w:ins w:id="3578" w:author="&lt;анонимный&gt;" w:date="2025-10-22T15:59:56Z">
        <w:r>
          <w:rPr>
            <w:b w:val="false"/>
            <w:bCs w:val="false"/>
            <w:vertAlign w:val="superscript"/>
          </w:rPr>
          <w:t>2</w:t>
        </w:r>
      </w:ins>
      <w:ins w:id="3579" w:author="&lt;анонимный&gt;" w:date="2025-10-22T15:59:56Z">
        <w:r>
          <w:rPr>
            <w:b w:val="false"/>
            <w:bCs w:val="false"/>
          </w:rPr>
          <w:t>).</w:t>
        </w:r>
      </w:ins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140"/>
        <w:ind w:hanging="283" w:left="709" w:right="0"/>
        <w:rPr>
          <w:rFonts w:ascii="Times New Roman" w:hAnsi="Times New Roman"/>
          <w:b w:val="false"/>
          <w:bCs w:val="false"/>
          <w:ins w:id="3582" w:author="&lt;анонимный&gt;" w:date="2025-10-22T15:59:56Z"/>
        </w:rPr>
      </w:pPr>
      <w:ins w:id="3581" w:author="&lt;анонимный&gt;" w:date="2025-10-22T15:59:56Z">
        <w:r>
          <w:rPr>
            <w:b w:val="false"/>
            <w:bCs w:val="false"/>
          </w:rPr>
          <w:t>Обмеження пам'яті: Heap Sort є ідеальним компромісом, оскільки забезпечує гарантовану O(N log N) складність без потреби в додатковій пам'яті.</w:t>
        </w:r>
      </w:ins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40" w:before="0" w:after="140"/>
        <w:ind w:hanging="0" w:left="709" w:right="0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firstLine="709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ind w:firstLine="709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ind w:firstLine="709" w:left="720"/>
        <w:jc w:val="both"/>
        <w:rPr/>
      </w:pPr>
      <w:r>
        <w:rPr>
          <w:rFonts w:eastAsia="Times New Roman" w:cs="Times New Roman"/>
          <w:b/>
          <w:szCs w:val="28"/>
        </w:rPr>
        <w:t xml:space="preserve">Посилання на </w:t>
      </w:r>
      <w:r>
        <w:rPr>
          <w:rFonts w:cs="Times New Roman"/>
          <w:b/>
          <w:szCs w:val="28"/>
        </w:rPr>
        <w:t xml:space="preserve">GitHub: </w:t>
      </w:r>
    </w:p>
    <w:p>
      <w:pPr>
        <w:pStyle w:val="Normal"/>
        <w:ind w:firstLine="709" w:left="720"/>
        <w:jc w:val="both"/>
        <w:rPr/>
      </w:pPr>
      <w:r>
        <w:rPr>
          <w:rFonts w:cs="Times New Roman" w:ascii="Courier New" w:hAnsi="Courier New"/>
          <w:b/>
          <w:color w:themeColor="background1" w:themeShade="80" w:val="808080"/>
          <w:sz w:val="20"/>
          <w:szCs w:val="20"/>
          <w:lang w:val="uk-UA"/>
        </w:rPr>
        <w:t>https://github.com/AlexKim71/Theory-of-Algorithms/tree/main</w:t>
      </w:r>
    </w:p>
    <w:sectPr>
      <w:headerReference w:type="default" r:id="rId45"/>
      <w:headerReference w:type="first" r:id="rId46"/>
      <w:type w:val="nextPage"/>
      <w:pgSz w:w="11906" w:h="16838"/>
      <w:pgMar w:left="1700" w:right="425" w:gutter="0" w:header="0" w:top="11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4"/>
  <w:revisionView w:insDel="0" w:formatting="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left="720"/>
      <w:contextualSpacing/>
    </w:pPr>
    <w:rPr/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TableParagraph">
    <w:name w:val="Table Paragraph"/>
    <w:basedOn w:val="Normal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9">
    <w:name w:val="Верхний колонтитул слева"/>
    <w:basedOn w:val="Header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sv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image" Target="media/image17.png"/><Relationship Id="rId24" Type="http://schemas.openxmlformats.org/officeDocument/2006/relationships/image" Target="media/image18.svg"/><Relationship Id="rId25" Type="http://schemas.openxmlformats.org/officeDocument/2006/relationships/header" Target="header6.xml"/><Relationship Id="rId26" Type="http://schemas.openxmlformats.org/officeDocument/2006/relationships/header" Target="header7.xml"/><Relationship Id="rId27" Type="http://schemas.openxmlformats.org/officeDocument/2006/relationships/image" Target="media/image19.png"/><Relationship Id="rId28" Type="http://schemas.openxmlformats.org/officeDocument/2006/relationships/image" Target="media/image20.svg"/><Relationship Id="rId29" Type="http://schemas.openxmlformats.org/officeDocument/2006/relationships/header" Target="header8.xml"/><Relationship Id="rId30" Type="http://schemas.openxmlformats.org/officeDocument/2006/relationships/header" Target="header9.xml"/><Relationship Id="rId31" Type="http://schemas.openxmlformats.org/officeDocument/2006/relationships/image" Target="media/image21.png"/><Relationship Id="rId32" Type="http://schemas.openxmlformats.org/officeDocument/2006/relationships/image" Target="media/image22.svg"/><Relationship Id="rId33" Type="http://schemas.openxmlformats.org/officeDocument/2006/relationships/header" Target="header10.xml"/><Relationship Id="rId34" Type="http://schemas.openxmlformats.org/officeDocument/2006/relationships/header" Target="header11.xml"/><Relationship Id="rId35" Type="http://schemas.openxmlformats.org/officeDocument/2006/relationships/header" Target="header12.xml"/><Relationship Id="rId36" Type="http://schemas.openxmlformats.org/officeDocument/2006/relationships/header" Target="header13.xml"/><Relationship Id="rId37" Type="http://schemas.openxmlformats.org/officeDocument/2006/relationships/header" Target="header14.xml"/><Relationship Id="rId38" Type="http://schemas.openxmlformats.org/officeDocument/2006/relationships/header" Target="header15.xml"/><Relationship Id="rId39" Type="http://schemas.openxmlformats.org/officeDocument/2006/relationships/header" Target="header16.xml"/><Relationship Id="rId40" Type="http://schemas.openxmlformats.org/officeDocument/2006/relationships/header" Target="header17.xml"/><Relationship Id="rId41" Type="http://schemas.openxmlformats.org/officeDocument/2006/relationships/header" Target="header18.xml"/><Relationship Id="rId42" Type="http://schemas.openxmlformats.org/officeDocument/2006/relationships/header" Target="header19.xml"/><Relationship Id="rId43" Type="http://schemas.openxmlformats.org/officeDocument/2006/relationships/header" Target="header20.xml"/><Relationship Id="rId44" Type="http://schemas.openxmlformats.org/officeDocument/2006/relationships/header" Target="header21.xml"/><Relationship Id="rId45" Type="http://schemas.openxmlformats.org/officeDocument/2006/relationships/header" Target="header22.xml"/><Relationship Id="rId46" Type="http://schemas.openxmlformats.org/officeDocument/2006/relationships/header" Target="header2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Application>LibreOffice/24.2.7.2$Linux_X86_64 LibreOffice_project/420$Build-2</Application>
  <AppVersion>15.0000</AppVersion>
  <Pages>10</Pages>
  <Words>3135</Words>
  <Characters>11855</Characters>
  <CharactersWithSpaces>15260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cp:lastPrinted>2025-10-22T17:24:59Z</cp:lastPrinted>
  <dcterms:modified xsi:type="dcterms:W3CDTF">2025-10-22T17:34:26Z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